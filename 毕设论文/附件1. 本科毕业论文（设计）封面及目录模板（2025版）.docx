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0"/>
        <w:tblpPr w:leftFromText="180" w:rightFromText="180" w:vertAnchor="page" w:horzAnchor="page" w:tblpX="1511" w:tblpY="1451"/>
        <w:tblOverlap w:val="never"/>
        <w:tblW w:w="4870" w:type="pct"/>
        <w:tblLook w:val="04A0" w:firstRow="1" w:lastRow="0" w:firstColumn="1" w:lastColumn="0" w:noHBand="0" w:noVBand="1"/>
      </w:tblPr>
      <w:tblGrid>
        <w:gridCol w:w="1633"/>
        <w:gridCol w:w="2417"/>
        <w:gridCol w:w="3188"/>
        <w:gridCol w:w="1707"/>
      </w:tblGrid>
      <w:tr w:rsidR="00D24A07" w14:paraId="4CEFD076" w14:textId="77777777">
        <w:tc>
          <w:tcPr>
            <w:tcW w:w="5000" w:type="pct"/>
            <w:gridSpan w:val="4"/>
            <w:tcBorders>
              <w:top w:val="nil"/>
              <w:left w:val="nil"/>
              <w:bottom w:val="nil"/>
              <w:right w:val="nil"/>
            </w:tcBorders>
          </w:tcPr>
          <w:p w14:paraId="0CAC66C8" w14:textId="77777777" w:rsidR="00D24A07" w:rsidRDefault="00D24A07">
            <w:pPr>
              <w:spacing w:line="360" w:lineRule="auto"/>
              <w:jc w:val="center"/>
              <w:rPr>
                <w:sz w:val="28"/>
                <w:szCs w:val="22"/>
              </w:rPr>
            </w:pPr>
            <w:bookmarkStart w:id="0" w:name="_Toc116978033"/>
            <w:bookmarkStart w:id="1" w:name="_Toc116976499"/>
            <w:bookmarkStart w:id="2" w:name="_Toc129055830"/>
          </w:p>
        </w:tc>
      </w:tr>
      <w:tr w:rsidR="00D24A07" w14:paraId="21CE0EFD" w14:textId="77777777">
        <w:tc>
          <w:tcPr>
            <w:tcW w:w="5000" w:type="pct"/>
            <w:gridSpan w:val="4"/>
            <w:tcBorders>
              <w:top w:val="nil"/>
              <w:left w:val="nil"/>
              <w:bottom w:val="nil"/>
              <w:right w:val="nil"/>
            </w:tcBorders>
          </w:tcPr>
          <w:p w14:paraId="271D157C" w14:textId="77777777" w:rsidR="00D24A07" w:rsidRDefault="00000000">
            <w:pPr>
              <w:spacing w:line="360" w:lineRule="auto"/>
              <w:jc w:val="center"/>
              <w:rPr>
                <w:sz w:val="24"/>
              </w:rPr>
            </w:pPr>
            <w:r>
              <w:rPr>
                <w:noProof/>
                <w:sz w:val="52"/>
                <w:szCs w:val="52"/>
              </w:rPr>
              <mc:AlternateContent>
                <mc:Choice Requires="wps">
                  <w:drawing>
                    <wp:anchor distT="0" distB="0" distL="114300" distR="114300" simplePos="0" relativeHeight="251713536" behindDoc="0" locked="0" layoutInCell="1" allowOverlap="1" wp14:anchorId="4E5327E1" wp14:editId="672DD2AE">
                      <wp:simplePos x="0" y="0"/>
                      <wp:positionH relativeFrom="column">
                        <wp:posOffset>4874260</wp:posOffset>
                      </wp:positionH>
                      <wp:positionV relativeFrom="paragraph">
                        <wp:posOffset>154940</wp:posOffset>
                      </wp:positionV>
                      <wp:extent cx="1330325" cy="347345"/>
                      <wp:effectExtent l="547370" t="6350" r="8255" b="8255"/>
                      <wp:wrapNone/>
                      <wp:docPr id="74" name="矩形标注 73"/>
                      <wp:cNvGraphicFramePr/>
                      <a:graphic xmlns:a="http://schemas.openxmlformats.org/drawingml/2006/main">
                        <a:graphicData uri="http://schemas.microsoft.com/office/word/2010/wordprocessingShape">
                          <wps:wsp>
                            <wps:cNvSpPr/>
                            <wps:spPr>
                              <a:xfrm>
                                <a:off x="0" y="0"/>
                                <a:ext cx="1330325" cy="347345"/>
                              </a:xfrm>
                              <a:prstGeom prst="wedgeRoundRectCallout">
                                <a:avLst>
                                  <a:gd name="adj1" fmla="val -87342"/>
                                  <a:gd name="adj2" fmla="val -12472"/>
                                  <a:gd name="adj3" fmla="val 16667"/>
                                </a:avLst>
                              </a:prstGeom>
                              <a:noFill/>
                              <a:ln w="12700" cap="flat" cmpd="sng">
                                <a:solidFill>
                                  <a:srgbClr val="000000"/>
                                </a:solidFill>
                                <a:prstDash val="solid"/>
                                <a:miter/>
                                <a:headEnd type="none" w="med" len="med"/>
                                <a:tailEnd type="none" w="med" len="med"/>
                              </a:ln>
                            </wps:spPr>
                            <wps:txbx>
                              <w:txbxContent>
                                <w:p w14:paraId="02FB9CBB" w14:textId="77777777" w:rsidR="00D24A07" w:rsidRDefault="00000000">
                                  <w:pPr>
                                    <w:snapToGrid w:val="0"/>
                                  </w:pPr>
                                  <w:r>
                                    <w:rPr>
                                      <w:rFonts w:eastAsia="仿宋"/>
                                      <w:sz w:val="24"/>
                                    </w:rPr>
                                    <w:t>隶书一号，居中</w:t>
                                  </w:r>
                                </w:p>
                              </w:txbxContent>
                            </wps:txbx>
                            <wps:bodyPr vert="horz" wrap="square" anchor="ctr" anchorCtr="0" upright="1"/>
                          </wps:wsp>
                        </a:graphicData>
                      </a:graphic>
                    </wp:anchor>
                  </w:drawing>
                </mc:Choice>
                <mc:Fallback>
                  <w:pict>
                    <v:shapetype w14:anchorId="4E5327E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矩形标注 73" o:spid="_x0000_s1026" type="#_x0000_t62" style="position:absolute;left:0;text-align:left;margin-left:383.8pt;margin-top:12.2pt;width:104.75pt;height:27.3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" adj="-8066,8106" filled="f" strokeweight="1pt">
                      <v:textbox>
                        <w:txbxContent>
                          <w:p w14:paraId="02FB9CBB" w14:textId="77777777" w:rsidR="00D24A07" w:rsidRDefault="00000000">
                            <w:pPr>
                              <w:snapToGrid w:val="0"/>
                            </w:pPr>
                            <w:r>
                              <w:rPr>
                                <w:rFonts w:eastAsia="仿宋"/>
                                <w:sz w:val="24"/>
                              </w:rPr>
                              <w:t>隶书一号，居中</w:t>
                            </w:r>
                          </w:p>
                        </w:txbxContent>
                      </v:textbox>
                    </v:shape>
                  </w:pict>
                </mc:Fallback>
              </mc:AlternateContent>
            </w:r>
            <w:r>
              <w:rPr>
                <w:rFonts w:eastAsia="隶书"/>
                <w:sz w:val="52"/>
                <w:szCs w:val="52"/>
              </w:rPr>
              <w:t>仲恺农业工程学院</w:t>
            </w:r>
          </w:p>
        </w:tc>
      </w:tr>
      <w:tr w:rsidR="00D24A07" w14:paraId="2069A66B" w14:textId="77777777">
        <w:tc>
          <w:tcPr>
            <w:tcW w:w="5000" w:type="pct"/>
            <w:gridSpan w:val="4"/>
            <w:tcBorders>
              <w:top w:val="nil"/>
              <w:left w:val="nil"/>
              <w:bottom w:val="nil"/>
              <w:right w:val="nil"/>
            </w:tcBorders>
          </w:tcPr>
          <w:p w14:paraId="7921CAAF" w14:textId="77777777" w:rsidR="00D24A07" w:rsidRDefault="00000000">
            <w:pPr>
              <w:spacing w:line="720" w:lineRule="auto"/>
              <w:jc w:val="center"/>
              <w:rPr>
                <w:sz w:val="24"/>
              </w:rPr>
            </w:pPr>
            <w:r>
              <w:rPr>
                <w:noProof/>
                <w:sz w:val="110"/>
              </w:rPr>
              <mc:AlternateContent>
                <mc:Choice Requires="wps">
                  <w:drawing>
                    <wp:anchor distT="0" distB="0" distL="114300" distR="114300" simplePos="0" relativeHeight="251714560" behindDoc="0" locked="0" layoutInCell="1" allowOverlap="1" wp14:anchorId="63F84549" wp14:editId="4686E6D3">
                      <wp:simplePos x="0" y="0"/>
                      <wp:positionH relativeFrom="column">
                        <wp:posOffset>5121910</wp:posOffset>
                      </wp:positionH>
                      <wp:positionV relativeFrom="paragraph">
                        <wp:posOffset>375920</wp:posOffset>
                      </wp:positionV>
                      <wp:extent cx="1330325" cy="347345"/>
                      <wp:effectExtent l="547370" t="6350" r="8255" b="8255"/>
                      <wp:wrapNone/>
                      <wp:docPr id="75" name="矩形标注 73"/>
                      <wp:cNvGraphicFramePr/>
                      <a:graphic xmlns:a="http://schemas.openxmlformats.org/drawingml/2006/main">
                        <a:graphicData uri="http://schemas.microsoft.com/office/word/2010/wordprocessingShape">
                          <wps:wsp>
                            <wps:cNvSpPr/>
                            <wps:spPr>
                              <a:xfrm>
                                <a:off x="0" y="0"/>
                                <a:ext cx="1330325" cy="347345"/>
                              </a:xfrm>
                              <a:prstGeom prst="wedgeRoundRectCallout">
                                <a:avLst>
                                  <a:gd name="adj1" fmla="val -87342"/>
                                  <a:gd name="adj2" fmla="val -12472"/>
                                  <a:gd name="adj3" fmla="val 16667"/>
                                </a:avLst>
                              </a:prstGeom>
                              <a:noFill/>
                              <a:ln w="12700" cap="flat" cmpd="sng">
                                <a:solidFill>
                                  <a:srgbClr val="000000"/>
                                </a:solidFill>
                                <a:prstDash val="solid"/>
                                <a:miter/>
                                <a:headEnd type="none" w="med" len="med"/>
                                <a:tailEnd type="none" w="med" len="med"/>
                              </a:ln>
                            </wps:spPr>
                            <wps:txbx>
                              <w:txbxContent>
                                <w:p w14:paraId="7F3A3FCB" w14:textId="77777777" w:rsidR="00D24A07" w:rsidRDefault="00000000">
                                  <w:pPr>
                                    <w:snapToGrid w:val="0"/>
                                  </w:pPr>
                                  <w:r>
                                    <w:rPr>
                                      <w:rFonts w:eastAsia="仿宋"/>
                                      <w:sz w:val="24"/>
                                    </w:rPr>
                                    <w:t>隶书</w:t>
                                  </w:r>
                                  <w:r>
                                    <w:rPr>
                                      <w:rFonts w:eastAsia="仿宋" w:hint="eastAsia"/>
                                      <w:sz w:val="24"/>
                                    </w:rPr>
                                    <w:t>55</w:t>
                                  </w:r>
                                  <w:r>
                                    <w:rPr>
                                      <w:rFonts w:eastAsia="仿宋"/>
                                      <w:sz w:val="24"/>
                                    </w:rPr>
                                    <w:t>号，居中</w:t>
                                  </w:r>
                                </w:p>
                              </w:txbxContent>
                            </wps:txbx>
                            <wps:bodyPr vert="horz" wrap="square" anchor="ctr" anchorCtr="0" upright="1"/>
                          </wps:wsp>
                        </a:graphicData>
                      </a:graphic>
                    </wp:anchor>
                  </w:drawing>
                </mc:Choice>
                <mc:Fallback>
                  <w:pict>
                    <v:shape w14:anchorId="63F84549" id="_x0000_s1027" type="#_x0000_t62" style="position:absolute;left:0;text-align:left;margin-left:403.3pt;margin-top:29.6pt;width:104.75pt;height:27.3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" adj="-8066,8106" filled="f" strokeweight="1pt">
                      <v:textbox>
                        <w:txbxContent>
                          <w:p w14:paraId="7F3A3FCB" w14:textId="77777777" w:rsidR="00D24A07" w:rsidRDefault="00000000">
                            <w:pPr>
                              <w:snapToGrid w:val="0"/>
                            </w:pPr>
                            <w:r>
                              <w:rPr>
                                <w:rFonts w:eastAsia="仿宋"/>
                                <w:sz w:val="24"/>
                              </w:rPr>
                              <w:t>隶书</w:t>
                            </w:r>
                            <w:r>
                              <w:rPr>
                                <w:rFonts w:eastAsia="仿宋" w:hint="eastAsia"/>
                                <w:sz w:val="24"/>
                              </w:rPr>
                              <w:t>55</w:t>
                            </w:r>
                            <w:r>
                              <w:rPr>
                                <w:rFonts w:eastAsia="仿宋"/>
                                <w:sz w:val="24"/>
                              </w:rPr>
                              <w:t>号，居中</w:t>
                            </w:r>
                          </w:p>
                        </w:txbxContent>
                      </v:textbox>
                    </v:shape>
                  </w:pict>
                </mc:Fallback>
              </mc:AlternateContent>
            </w:r>
            <w:r>
              <w:rPr>
                <w:rFonts w:eastAsia="隶书"/>
                <w:sz w:val="110"/>
              </w:rPr>
              <w:t>毕</w:t>
            </w:r>
            <w:r>
              <w:rPr>
                <w:rFonts w:eastAsia="隶书"/>
                <w:sz w:val="110"/>
                <w:szCs w:val="110"/>
              </w:rPr>
              <w:t xml:space="preserve"> </w:t>
            </w:r>
            <w:r>
              <w:rPr>
                <w:rFonts w:eastAsia="隶书"/>
                <w:sz w:val="110"/>
              </w:rPr>
              <w:t>业</w:t>
            </w:r>
            <w:r>
              <w:rPr>
                <w:rFonts w:eastAsia="隶书"/>
                <w:sz w:val="110"/>
                <w:szCs w:val="110"/>
              </w:rPr>
              <w:t xml:space="preserve"> </w:t>
            </w:r>
            <w:r>
              <w:rPr>
                <w:rFonts w:eastAsia="隶书"/>
                <w:color w:val="000000" w:themeColor="text1"/>
                <w:sz w:val="110"/>
              </w:rPr>
              <w:t>论</w:t>
            </w:r>
            <w:r>
              <w:rPr>
                <w:rFonts w:eastAsia="隶书" w:hint="eastAsia"/>
                <w:color w:val="000000" w:themeColor="text1"/>
                <w:sz w:val="110"/>
              </w:rPr>
              <w:t xml:space="preserve"> </w:t>
            </w:r>
            <w:r>
              <w:rPr>
                <w:rFonts w:eastAsia="隶书"/>
                <w:color w:val="000000" w:themeColor="text1"/>
                <w:sz w:val="110"/>
              </w:rPr>
              <w:t>文</w:t>
            </w:r>
          </w:p>
        </w:tc>
      </w:tr>
      <w:tr w:rsidR="00D24A07" w14:paraId="491D53C3" w14:textId="77777777">
        <w:trPr>
          <w:trHeight w:val="553"/>
        </w:trPr>
        <w:tc>
          <w:tcPr>
            <w:tcW w:w="5000" w:type="pct"/>
            <w:gridSpan w:val="4"/>
            <w:tcBorders>
              <w:top w:val="nil"/>
              <w:left w:val="nil"/>
              <w:bottom w:val="nil"/>
              <w:right w:val="nil"/>
            </w:tcBorders>
          </w:tcPr>
          <w:p w14:paraId="102220AE" w14:textId="77777777" w:rsidR="00D24A07" w:rsidRDefault="00D24A07">
            <w:pPr>
              <w:rPr>
                <w:sz w:val="22"/>
                <w:szCs w:val="2"/>
              </w:rPr>
            </w:pPr>
          </w:p>
          <w:p w14:paraId="084C6378" w14:textId="77777777" w:rsidR="00D24A07" w:rsidRDefault="00D24A07">
            <w:pPr>
              <w:rPr>
                <w:sz w:val="22"/>
                <w:szCs w:val="2"/>
              </w:rPr>
            </w:pPr>
          </w:p>
          <w:p w14:paraId="7590A52B" w14:textId="77777777" w:rsidR="00D24A07" w:rsidRDefault="00000000">
            <w:pPr>
              <w:rPr>
                <w:sz w:val="22"/>
                <w:szCs w:val="2"/>
              </w:rPr>
            </w:pPr>
            <w:r>
              <w:rPr>
                <w:noProof/>
                <w:sz w:val="110"/>
              </w:rPr>
              <mc:AlternateContent>
                <mc:Choice Requires="wps">
                  <w:drawing>
                    <wp:anchor distT="0" distB="0" distL="114300" distR="114300" simplePos="0" relativeHeight="251678720" behindDoc="0" locked="0" layoutInCell="1" allowOverlap="1" wp14:anchorId="4051F64F" wp14:editId="2362FD62">
                      <wp:simplePos x="0" y="0"/>
                      <wp:positionH relativeFrom="column">
                        <wp:posOffset>5208905</wp:posOffset>
                      </wp:positionH>
                      <wp:positionV relativeFrom="paragraph">
                        <wp:posOffset>24765</wp:posOffset>
                      </wp:positionV>
                      <wp:extent cx="1244600" cy="329565"/>
                      <wp:effectExtent l="147320" t="6350" r="17780" b="102235"/>
                      <wp:wrapNone/>
                      <wp:docPr id="48" name="矩形标注 73"/>
                      <wp:cNvGraphicFramePr/>
                      <a:graphic xmlns:a="http://schemas.openxmlformats.org/drawingml/2006/main">
                        <a:graphicData uri="http://schemas.microsoft.com/office/word/2010/wordprocessingShape">
                          <wps:wsp>
                            <wps:cNvSpPr/>
                            <wps:spPr>
                              <a:xfrm>
                                <a:off x="0" y="0"/>
                                <a:ext cx="1244600" cy="329565"/>
                              </a:xfrm>
                              <a:prstGeom prst="wedgeRoundRectCallout">
                                <a:avLst>
                                  <a:gd name="adj1" fmla="val -57818"/>
                                  <a:gd name="adj2" fmla="val 76888"/>
                                  <a:gd name="adj3" fmla="val 16667"/>
                                </a:avLst>
                              </a:prstGeom>
                              <a:noFill/>
                              <a:ln w="12700" cap="flat" cmpd="sng">
                                <a:solidFill>
                                  <a:srgbClr val="000000"/>
                                </a:solidFill>
                                <a:prstDash val="solid"/>
                                <a:miter/>
                                <a:headEnd type="none" w="med" len="med"/>
                                <a:tailEnd type="none" w="med" len="med"/>
                              </a:ln>
                            </wps:spPr>
                            <wps:txbx>
                              <w:txbxContent>
                                <w:p w14:paraId="51FA774E" w14:textId="77777777" w:rsidR="00D24A07" w:rsidRDefault="00000000">
                                  <w:pPr>
                                    <w:snapToGrid w:val="0"/>
                                    <w:jc w:val="left"/>
                                  </w:pPr>
                                  <w:r>
                                    <w:rPr>
                                      <w:rFonts w:eastAsia="仿宋" w:hint="eastAsia"/>
                                      <w:sz w:val="24"/>
                                    </w:rPr>
                                    <w:t>隶书二号，居中</w:t>
                                  </w:r>
                                </w:p>
                              </w:txbxContent>
                            </wps:txbx>
                            <wps:bodyPr vert="horz" wrap="square" anchor="ctr" anchorCtr="0" upright="1"/>
                          </wps:wsp>
                        </a:graphicData>
                      </a:graphic>
                    </wp:anchor>
                  </w:drawing>
                </mc:Choice>
                <mc:Fallback>
                  <w:pict>
                    <v:shape w14:anchorId="4051F64F" id="_x0000_s1028" type="#_x0000_t62" style="position:absolute;left:0;text-align:left;margin-left:410.15pt;margin-top:1.95pt;width:98pt;height:25.9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" adj="-1689,27408" filled="f" strokeweight="1pt">
                      <v:textbox>
                        <w:txbxContent>
                          <w:p w14:paraId="51FA774E" w14:textId="77777777" w:rsidR="00D24A07" w:rsidRDefault="00000000">
                            <w:pPr>
                              <w:snapToGrid w:val="0"/>
                              <w:jc w:val="left"/>
                            </w:pPr>
                            <w:r>
                              <w:rPr>
                                <w:rFonts w:eastAsia="仿宋" w:hint="eastAsia"/>
                                <w:sz w:val="24"/>
                              </w:rPr>
                              <w:t>隶书二号，居中</w:t>
                            </w:r>
                          </w:p>
                        </w:txbxContent>
                      </v:textbox>
                    </v:shape>
                  </w:pict>
                </mc:Fallback>
              </mc:AlternateContent>
            </w:r>
          </w:p>
        </w:tc>
      </w:tr>
      <w:tr w:rsidR="00D24A07" w14:paraId="35068743" w14:textId="77777777">
        <w:tc>
          <w:tcPr>
            <w:tcW w:w="5000" w:type="pct"/>
            <w:gridSpan w:val="4"/>
            <w:tcBorders>
              <w:top w:val="nil"/>
              <w:left w:val="nil"/>
              <w:bottom w:val="nil"/>
              <w:right w:val="nil"/>
            </w:tcBorders>
            <w:vAlign w:val="center"/>
          </w:tcPr>
          <w:p w14:paraId="05234479" w14:textId="77777777" w:rsidR="00D24A07" w:rsidRDefault="00000000">
            <w:pPr>
              <w:spacing w:line="360" w:lineRule="auto"/>
              <w:jc w:val="center"/>
              <w:rPr>
                <w:sz w:val="24"/>
              </w:rPr>
            </w:pPr>
            <w:r>
              <w:rPr>
                <w:rFonts w:eastAsia="隶书"/>
                <w:sz w:val="44"/>
                <w:szCs w:val="44"/>
              </w:rPr>
              <w:t>对生物化学</w:t>
            </w:r>
            <w:r>
              <w:rPr>
                <w:rFonts w:eastAsia="隶书"/>
                <w:sz w:val="44"/>
                <w:szCs w:val="44"/>
              </w:rPr>
              <w:t>10</w:t>
            </w:r>
            <w:r>
              <w:rPr>
                <w:rFonts w:eastAsia="隶书"/>
                <w:sz w:val="44"/>
                <w:szCs w:val="44"/>
              </w:rPr>
              <w:t>种检测技术的视频解释</w:t>
            </w:r>
          </w:p>
        </w:tc>
      </w:tr>
      <w:tr w:rsidR="00D24A07" w14:paraId="02446933" w14:textId="77777777">
        <w:tc>
          <w:tcPr>
            <w:tcW w:w="5000" w:type="pct"/>
            <w:gridSpan w:val="4"/>
            <w:tcBorders>
              <w:top w:val="nil"/>
              <w:left w:val="nil"/>
              <w:bottom w:val="nil"/>
              <w:right w:val="nil"/>
            </w:tcBorders>
          </w:tcPr>
          <w:p w14:paraId="567FDCBF" w14:textId="77777777" w:rsidR="00D24A07" w:rsidRDefault="00000000">
            <w:pPr>
              <w:spacing w:line="360" w:lineRule="auto"/>
              <w:ind w:firstLine="1361"/>
              <w:jc w:val="center"/>
              <w:rPr>
                <w:sz w:val="24"/>
              </w:rPr>
            </w:pPr>
            <w:r>
              <w:rPr>
                <w:noProof/>
                <w:sz w:val="110"/>
              </w:rPr>
              <mc:AlternateContent>
                <mc:Choice Requires="wps">
                  <w:drawing>
                    <wp:anchor distT="0" distB="0" distL="114300" distR="114300" simplePos="0" relativeHeight="251679744" behindDoc="0" locked="0" layoutInCell="1" allowOverlap="1" wp14:anchorId="279F536C" wp14:editId="26502044">
                      <wp:simplePos x="0" y="0"/>
                      <wp:positionH relativeFrom="column">
                        <wp:posOffset>4654550</wp:posOffset>
                      </wp:positionH>
                      <wp:positionV relativeFrom="paragraph">
                        <wp:posOffset>335280</wp:posOffset>
                      </wp:positionV>
                      <wp:extent cx="920750" cy="298450"/>
                      <wp:effectExtent l="259080" t="6350" r="20320" b="19050"/>
                      <wp:wrapNone/>
                      <wp:docPr id="51" name="矩形标注 73"/>
                      <wp:cNvGraphicFramePr/>
                      <a:graphic xmlns:a="http://schemas.openxmlformats.org/drawingml/2006/main">
                        <a:graphicData uri="http://schemas.microsoft.com/office/word/2010/wordprocessingShape">
                          <wps:wsp>
                            <wps:cNvSpPr/>
                            <wps:spPr>
                              <a:xfrm>
                                <a:off x="0" y="0"/>
                                <a:ext cx="920750" cy="298450"/>
                              </a:xfrm>
                              <a:prstGeom prst="wedgeRoundRectCallout">
                                <a:avLst>
                                  <a:gd name="adj1" fmla="val -73862"/>
                                  <a:gd name="adj2" fmla="val -40166"/>
                                  <a:gd name="adj3" fmla="val 16667"/>
                                </a:avLst>
                              </a:prstGeom>
                              <a:noFill/>
                              <a:ln w="12700" cap="flat" cmpd="sng">
                                <a:solidFill>
                                  <a:srgbClr val="000000"/>
                                </a:solidFill>
                                <a:prstDash val="solid"/>
                                <a:miter/>
                                <a:headEnd type="none" w="med" len="med"/>
                                <a:tailEnd type="none" w="med" len="med"/>
                              </a:ln>
                            </wps:spPr>
                            <wps:txbx>
                              <w:txbxContent>
                                <w:p w14:paraId="2915D459" w14:textId="77777777" w:rsidR="00D24A07" w:rsidRDefault="00000000">
                                  <w:pPr>
                                    <w:snapToGrid w:val="0"/>
                                    <w:rPr>
                                      <w:rFonts w:eastAsia="仿宋"/>
                                      <w:sz w:val="24"/>
                                    </w:rPr>
                                  </w:pPr>
                                  <w:r>
                                    <w:rPr>
                                      <w:rFonts w:eastAsia="仿宋" w:hint="eastAsia"/>
                                      <w:sz w:val="24"/>
                                    </w:rPr>
                                    <w:t>隶书小二</w:t>
                                  </w:r>
                                </w:p>
                                <w:p w14:paraId="45801F7E" w14:textId="77777777" w:rsidR="00D24A07" w:rsidRDefault="00D24A07">
                                  <w:pPr>
                                    <w:jc w:val="center"/>
                                  </w:pPr>
                                </w:p>
                              </w:txbxContent>
                            </wps:txbx>
                            <wps:bodyPr vert="horz" wrap="square" anchor="ctr" anchorCtr="0" upright="1"/>
                          </wps:wsp>
                        </a:graphicData>
                      </a:graphic>
                    </wp:anchor>
                  </w:drawing>
                </mc:Choice>
                <mc:Fallback>
                  <w:pict>
                    <v:shape w14:anchorId="279F536C" id="_x0000_s1029" type="#_x0000_t62" style="position:absolute;left:0;text-align:left;margin-left:366.5pt;margin-top:26.4pt;width:72.5pt;height:23.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" adj="-5154,2124" filled="f" strokeweight="1pt">
                      <v:textbox>
                        <w:txbxContent>
                          <w:p w14:paraId="2915D459" w14:textId="77777777" w:rsidR="00D24A07" w:rsidRDefault="00000000">
                            <w:pPr>
                              <w:snapToGrid w:val="0"/>
                              <w:rPr>
                                <w:rFonts w:eastAsia="仿宋"/>
                                <w:sz w:val="24"/>
                              </w:rPr>
                            </w:pPr>
                            <w:r>
                              <w:rPr>
                                <w:rFonts w:eastAsia="仿宋" w:hint="eastAsia"/>
                                <w:sz w:val="24"/>
                              </w:rPr>
                              <w:t>隶书小二</w:t>
                            </w:r>
                          </w:p>
                          <w:p w14:paraId="45801F7E" w14:textId="77777777" w:rsidR="00D24A07" w:rsidRDefault="00D24A07">
                            <w:pPr>
                              <w:jc w:val="center"/>
                            </w:pPr>
                          </w:p>
                        </w:txbxContent>
                      </v:textbox>
                    </v:shape>
                  </w:pict>
                </mc:Fallback>
              </mc:AlternateContent>
            </w:r>
            <w:r>
              <w:rPr>
                <w:rFonts w:eastAsia="隶书"/>
                <w:sz w:val="32"/>
                <w:szCs w:val="32"/>
              </w:rPr>
              <w:t xml:space="preserve"> </w:t>
            </w:r>
            <w:r>
              <w:rPr>
                <w:rFonts w:eastAsia="隶书"/>
                <w:sz w:val="36"/>
                <w:szCs w:val="36"/>
              </w:rPr>
              <w:t>——</w:t>
            </w:r>
            <w:r>
              <w:rPr>
                <w:rFonts w:eastAsia="隶书"/>
                <w:sz w:val="36"/>
                <w:szCs w:val="36"/>
              </w:rPr>
              <w:t>以某企业为例</w:t>
            </w:r>
          </w:p>
        </w:tc>
      </w:tr>
      <w:tr w:rsidR="00D24A07" w14:paraId="191DC5A0" w14:textId="77777777">
        <w:trPr>
          <w:trHeight w:val="861"/>
        </w:trPr>
        <w:tc>
          <w:tcPr>
            <w:tcW w:w="5000" w:type="pct"/>
            <w:gridSpan w:val="4"/>
            <w:tcBorders>
              <w:top w:val="nil"/>
              <w:left w:val="nil"/>
              <w:bottom w:val="nil"/>
              <w:right w:val="nil"/>
            </w:tcBorders>
          </w:tcPr>
          <w:p w14:paraId="15848CE4" w14:textId="77777777" w:rsidR="00D24A07" w:rsidRDefault="00D24A07">
            <w:pPr>
              <w:spacing w:line="360" w:lineRule="auto"/>
              <w:rPr>
                <w:sz w:val="24"/>
              </w:rPr>
            </w:pPr>
          </w:p>
        </w:tc>
      </w:tr>
      <w:tr w:rsidR="00D24A07" w14:paraId="740D1A2C" w14:textId="77777777">
        <w:trPr>
          <w:trHeight w:val="23"/>
        </w:trPr>
        <w:tc>
          <w:tcPr>
            <w:tcW w:w="5000" w:type="pct"/>
            <w:gridSpan w:val="4"/>
            <w:tcBorders>
              <w:top w:val="nil"/>
              <w:left w:val="nil"/>
              <w:bottom w:val="nil"/>
              <w:right w:val="nil"/>
            </w:tcBorders>
          </w:tcPr>
          <w:p w14:paraId="2633377C" w14:textId="77777777" w:rsidR="00D24A07" w:rsidRDefault="00D24A07">
            <w:pPr>
              <w:spacing w:line="360" w:lineRule="auto"/>
              <w:rPr>
                <w:sz w:val="24"/>
              </w:rPr>
            </w:pPr>
          </w:p>
          <w:p w14:paraId="15E457E8" w14:textId="77777777" w:rsidR="00D24A07" w:rsidRDefault="00D24A07">
            <w:pPr>
              <w:spacing w:line="360" w:lineRule="auto"/>
              <w:rPr>
                <w:sz w:val="24"/>
              </w:rPr>
            </w:pPr>
          </w:p>
        </w:tc>
      </w:tr>
      <w:tr w:rsidR="00D24A07" w14:paraId="6BF0FA8B" w14:textId="77777777">
        <w:trPr>
          <w:trHeight w:val="23"/>
        </w:trPr>
        <w:tc>
          <w:tcPr>
            <w:tcW w:w="913" w:type="pct"/>
            <w:tcBorders>
              <w:top w:val="nil"/>
              <w:left w:val="nil"/>
              <w:bottom w:val="nil"/>
              <w:right w:val="nil"/>
            </w:tcBorders>
          </w:tcPr>
          <w:p w14:paraId="35B20159" w14:textId="77777777" w:rsidR="00D24A07" w:rsidRDefault="00D24A07">
            <w:pPr>
              <w:spacing w:line="360" w:lineRule="auto"/>
              <w:rPr>
                <w:sz w:val="24"/>
              </w:rPr>
            </w:pPr>
          </w:p>
        </w:tc>
        <w:tc>
          <w:tcPr>
            <w:tcW w:w="1351" w:type="pct"/>
            <w:tcBorders>
              <w:top w:val="nil"/>
              <w:left w:val="nil"/>
              <w:bottom w:val="nil"/>
              <w:right w:val="nil"/>
            </w:tcBorders>
          </w:tcPr>
          <w:p w14:paraId="08EA7473" w14:textId="77777777" w:rsidR="00D24A07" w:rsidRDefault="00000000">
            <w:pPr>
              <w:spacing w:line="360" w:lineRule="auto"/>
              <w:jc w:val="center"/>
              <w:rPr>
                <w:rFonts w:eastAsia="隶书"/>
                <w:sz w:val="36"/>
              </w:rPr>
            </w:pPr>
            <w:r>
              <w:rPr>
                <w:noProof/>
                <w:sz w:val="24"/>
              </w:rPr>
              <mc:AlternateContent>
                <mc:Choice Requires="wps">
                  <w:drawing>
                    <wp:anchor distT="0" distB="0" distL="114300" distR="114300" simplePos="0" relativeHeight="251715584" behindDoc="0" locked="0" layoutInCell="1" allowOverlap="1" wp14:anchorId="6AF295DC" wp14:editId="776C0BDC">
                      <wp:simplePos x="0" y="0"/>
                      <wp:positionH relativeFrom="column">
                        <wp:posOffset>983615</wp:posOffset>
                      </wp:positionH>
                      <wp:positionV relativeFrom="page">
                        <wp:posOffset>-5134610</wp:posOffset>
                      </wp:positionV>
                      <wp:extent cx="1927225" cy="556260"/>
                      <wp:effectExtent l="0" t="0" r="15875" b="15240"/>
                      <wp:wrapNone/>
                      <wp:docPr id="97" name="文本框 10"/>
                      <wp:cNvGraphicFramePr/>
                      <a:graphic xmlns:a="http://schemas.openxmlformats.org/drawingml/2006/main">
                        <a:graphicData uri="http://schemas.microsoft.com/office/word/2010/wordprocessingShape">
                          <wps:wsp>
                            <wps:cNvSpPr txBox="1"/>
                            <wps:spPr>
                              <a:xfrm>
                                <a:off x="0" y="0"/>
                                <a:ext cx="1927225" cy="556260"/>
                              </a:xfrm>
                              <a:prstGeom prst="rect">
                                <a:avLst/>
                              </a:prstGeom>
                              <a:solidFill>
                                <a:srgbClr val="FFFFFF"/>
                              </a:solidFill>
                              <a:ln w="12700">
                                <a:noFill/>
                              </a:ln>
                            </wps:spPr>
                            <wps:txbx>
                              <w:txbxContent>
                                <w:p w14:paraId="72EBD598"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样张1(1)</w:t>
                                  </w:r>
                                </w:p>
                              </w:txbxContent>
                            </wps:txbx>
                            <wps:bodyPr vert="horz" wrap="square" anchor="t" anchorCtr="0" upright="1">
                              <a:noAutofit/>
                            </wps:bodyPr>
                          </wps:wsp>
                        </a:graphicData>
                      </a:graphic>
                    </wp:anchor>
                  </w:drawing>
                </mc:Choice>
                <mc:Fallback>
                  <w:pict>
                    <v:shapetype w14:anchorId="6AF295DC" id="_x0000_t202" coordsize="21600,21600" o:spt="202" path="m,l,21600r21600,l21600,xe">
                      <v:stroke joinstyle="miter"/>
                      <v:path gradientshapeok="t" o:connecttype="rect"/>
                    </v:shapetype>
                    <v:shape id="文本框 10" o:spid="_x0000_s1030" type="#_x0000_t202" style="position:absolute;left:0;text-align:left;margin-left:77.45pt;margin-top:-404.3pt;width:151.75pt;height:43.8pt;z-index:2517155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" stroked="f" strokeweight="1pt">
                      <v:textbox>
                        <w:txbxContent>
                          <w:p w14:paraId="72EBD598"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样张1(1)</w:t>
                            </w:r>
                          </w:p>
                        </w:txbxContent>
                      </v:textbox>
                      <w10:wrap anchory="page"/>
                    </v:shape>
                  </w:pict>
                </mc:Fallback>
              </mc:AlternateContent>
            </w:r>
            <w:r>
              <w:rPr>
                <w:noProof/>
                <w:sz w:val="110"/>
              </w:rPr>
              <mc:AlternateContent>
                <mc:Choice Requires="wps">
                  <w:drawing>
                    <wp:anchor distT="0" distB="0" distL="114300" distR="114300" simplePos="0" relativeHeight="251716608" behindDoc="0" locked="0" layoutInCell="1" allowOverlap="1" wp14:anchorId="070FE957" wp14:editId="0877702C">
                      <wp:simplePos x="0" y="0"/>
                      <wp:positionH relativeFrom="column">
                        <wp:posOffset>-1070610</wp:posOffset>
                      </wp:positionH>
                      <wp:positionV relativeFrom="paragraph">
                        <wp:posOffset>163195</wp:posOffset>
                      </wp:positionV>
                      <wp:extent cx="883920" cy="325755"/>
                      <wp:effectExtent l="6350" t="6350" r="138430" b="10795"/>
                      <wp:wrapNone/>
                      <wp:docPr id="98" name="矩形标注 73"/>
                      <wp:cNvGraphicFramePr/>
                      <a:graphic xmlns:a="http://schemas.openxmlformats.org/drawingml/2006/main">
                        <a:graphicData uri="http://schemas.microsoft.com/office/word/2010/wordprocessingShape">
                          <wps:wsp>
                            <wps:cNvSpPr/>
                            <wps:spPr>
                              <a:xfrm rot="10800000">
                                <a:off x="0" y="0"/>
                                <a:ext cx="883920" cy="325755"/>
                              </a:xfrm>
                              <a:prstGeom prst="wedgeRoundRectCallout">
                                <a:avLst>
                                  <a:gd name="adj1" fmla="val -62685"/>
                                  <a:gd name="adj2" fmla="val 23889"/>
                                  <a:gd name="adj3" fmla="val 16667"/>
                                </a:avLst>
                              </a:prstGeom>
                              <a:noFill/>
                              <a:ln w="12700" cap="flat" cmpd="sng">
                                <a:solidFill>
                                  <a:srgbClr val="000000"/>
                                </a:solidFill>
                                <a:prstDash val="solid"/>
                                <a:miter/>
                                <a:headEnd type="none" w="med" len="med"/>
                                <a:tailEnd type="none" w="med" len="med"/>
                              </a:ln>
                            </wps:spPr>
                            <wps:txbx>
                              <w:txbxContent>
                                <w:p w14:paraId="091468C8" w14:textId="77777777" w:rsidR="00D24A07" w:rsidRDefault="00000000">
                                  <w:pPr>
                                    <w:snapToGrid w:val="0"/>
                                    <w:rPr>
                                      <w:rFonts w:eastAsia="仿宋"/>
                                      <w:sz w:val="24"/>
                                    </w:rPr>
                                  </w:pPr>
                                  <w:r>
                                    <w:rPr>
                                      <w:rFonts w:eastAsia="仿宋" w:hint="eastAsia"/>
                                      <w:sz w:val="24"/>
                                    </w:rPr>
                                    <w:t>隶书小二</w:t>
                                  </w:r>
                                </w:p>
                              </w:txbxContent>
                            </wps:txbx>
                            <wps:bodyPr vert="horz" wrap="square" anchor="ctr" anchorCtr="0" upright="1"/>
                          </wps:wsp>
                        </a:graphicData>
                      </a:graphic>
                    </wp:anchor>
                  </w:drawing>
                </mc:Choice>
                <mc:Fallback>
                  <w:pict>
                    <v:shape w14:anchorId="070FE957" id="_x0000_s1031" type="#_x0000_t62" style="position:absolute;left:0;text-align:left;margin-left:-84.3pt;margin-top:12.85pt;width:69.6pt;height:25.65pt;rotation:180;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" adj="-2740,15960" filled="f" strokeweight="1pt">
                      <v:textbox>
                        <w:txbxContent>
                          <w:p w14:paraId="091468C8" w14:textId="77777777" w:rsidR="00D24A07" w:rsidRDefault="00000000">
                            <w:pPr>
                              <w:snapToGrid w:val="0"/>
                              <w:rPr>
                                <w:rFonts w:eastAsia="仿宋"/>
                                <w:sz w:val="24"/>
                              </w:rPr>
                            </w:pPr>
                            <w:r>
                              <w:rPr>
                                <w:rFonts w:eastAsia="仿宋" w:hint="eastAsia"/>
                                <w:sz w:val="24"/>
                              </w:rPr>
                              <w:t>隶书小二</w:t>
                            </w:r>
                          </w:p>
                        </w:txbxContent>
                      </v:textbox>
                    </v:shape>
                  </w:pict>
                </mc:Fallback>
              </mc:AlternateContent>
            </w:r>
            <w:r>
              <w:rPr>
                <w:rFonts w:eastAsia="隶书"/>
                <w:sz w:val="36"/>
              </w:rPr>
              <w:t>姓</w:t>
            </w:r>
            <w:r>
              <w:rPr>
                <w:rFonts w:eastAsia="隶书"/>
                <w:sz w:val="36"/>
              </w:rPr>
              <w:t xml:space="preserve">    </w:t>
            </w:r>
            <w:r>
              <w:rPr>
                <w:rFonts w:eastAsia="隶书"/>
                <w:sz w:val="36"/>
              </w:rPr>
              <w:t>名</w:t>
            </w:r>
          </w:p>
        </w:tc>
        <w:tc>
          <w:tcPr>
            <w:tcW w:w="1782" w:type="pct"/>
            <w:tcBorders>
              <w:top w:val="nil"/>
              <w:left w:val="nil"/>
              <w:bottom w:val="nil"/>
              <w:right w:val="nil"/>
            </w:tcBorders>
          </w:tcPr>
          <w:p w14:paraId="25820D56" w14:textId="77777777" w:rsidR="00D24A07" w:rsidRDefault="00000000">
            <w:pPr>
              <w:spacing w:line="360" w:lineRule="auto"/>
              <w:jc w:val="left"/>
              <w:rPr>
                <w:rFonts w:eastAsia="隶书"/>
                <w:sz w:val="36"/>
              </w:rPr>
            </w:pPr>
            <w:r>
              <w:rPr>
                <w:sz w:val="30"/>
              </w:rPr>
              <w:t>张三</w:t>
            </w:r>
          </w:p>
        </w:tc>
        <w:tc>
          <w:tcPr>
            <w:tcW w:w="952" w:type="pct"/>
            <w:tcBorders>
              <w:top w:val="nil"/>
              <w:left w:val="nil"/>
              <w:bottom w:val="nil"/>
              <w:right w:val="nil"/>
            </w:tcBorders>
          </w:tcPr>
          <w:p w14:paraId="09466081" w14:textId="77777777" w:rsidR="00D24A07" w:rsidRDefault="00D24A07">
            <w:pPr>
              <w:spacing w:line="360" w:lineRule="auto"/>
              <w:rPr>
                <w:sz w:val="24"/>
              </w:rPr>
            </w:pPr>
          </w:p>
        </w:tc>
      </w:tr>
      <w:tr w:rsidR="00D24A07" w14:paraId="7482C403" w14:textId="77777777">
        <w:trPr>
          <w:trHeight w:val="23"/>
        </w:trPr>
        <w:tc>
          <w:tcPr>
            <w:tcW w:w="913" w:type="pct"/>
            <w:tcBorders>
              <w:top w:val="nil"/>
              <w:left w:val="nil"/>
              <w:bottom w:val="nil"/>
              <w:right w:val="nil"/>
            </w:tcBorders>
          </w:tcPr>
          <w:p w14:paraId="16C8A3DB" w14:textId="77777777" w:rsidR="00D24A07" w:rsidRDefault="00D24A07">
            <w:pPr>
              <w:spacing w:line="360" w:lineRule="auto"/>
              <w:rPr>
                <w:sz w:val="24"/>
              </w:rPr>
            </w:pPr>
          </w:p>
        </w:tc>
        <w:tc>
          <w:tcPr>
            <w:tcW w:w="1351" w:type="pct"/>
            <w:tcBorders>
              <w:top w:val="nil"/>
              <w:left w:val="nil"/>
              <w:bottom w:val="nil"/>
              <w:right w:val="nil"/>
            </w:tcBorders>
          </w:tcPr>
          <w:p w14:paraId="2A42B7B1" w14:textId="77777777" w:rsidR="00D24A07" w:rsidRDefault="00000000">
            <w:pPr>
              <w:spacing w:line="360" w:lineRule="auto"/>
              <w:jc w:val="center"/>
              <w:rPr>
                <w:rFonts w:eastAsia="隶书"/>
                <w:sz w:val="36"/>
              </w:rPr>
            </w:pPr>
            <w:r>
              <w:rPr>
                <w:rFonts w:eastAsia="隶书" w:hint="eastAsia"/>
                <w:sz w:val="36"/>
              </w:rPr>
              <w:t>学</w:t>
            </w:r>
            <w:r>
              <w:rPr>
                <w:rFonts w:eastAsia="隶书" w:hint="eastAsia"/>
                <w:sz w:val="36"/>
              </w:rPr>
              <w:t xml:space="preserve">    </w:t>
            </w:r>
            <w:r>
              <w:rPr>
                <w:rFonts w:eastAsia="隶书"/>
                <w:sz w:val="36"/>
              </w:rPr>
              <w:t>院</w:t>
            </w:r>
          </w:p>
        </w:tc>
        <w:tc>
          <w:tcPr>
            <w:tcW w:w="1782" w:type="pct"/>
            <w:tcBorders>
              <w:top w:val="nil"/>
              <w:left w:val="nil"/>
              <w:bottom w:val="nil"/>
              <w:right w:val="nil"/>
            </w:tcBorders>
          </w:tcPr>
          <w:p w14:paraId="5C8DBE71" w14:textId="77777777" w:rsidR="00D24A07" w:rsidRDefault="00000000">
            <w:pPr>
              <w:spacing w:line="360" w:lineRule="auto"/>
              <w:jc w:val="left"/>
              <w:rPr>
                <w:rFonts w:eastAsia="隶书"/>
                <w:sz w:val="36"/>
              </w:rPr>
            </w:pPr>
            <w:r>
              <w:rPr>
                <w:sz w:val="30"/>
              </w:rPr>
              <w:t>农业与生物学院</w:t>
            </w:r>
          </w:p>
        </w:tc>
        <w:tc>
          <w:tcPr>
            <w:tcW w:w="952" w:type="pct"/>
            <w:tcBorders>
              <w:top w:val="nil"/>
              <w:left w:val="nil"/>
              <w:bottom w:val="nil"/>
              <w:right w:val="nil"/>
            </w:tcBorders>
          </w:tcPr>
          <w:p w14:paraId="44CFD748" w14:textId="77777777" w:rsidR="00D24A07" w:rsidRDefault="00D24A07">
            <w:pPr>
              <w:spacing w:line="360" w:lineRule="auto"/>
              <w:rPr>
                <w:sz w:val="24"/>
              </w:rPr>
            </w:pPr>
          </w:p>
        </w:tc>
      </w:tr>
      <w:tr w:rsidR="00D24A07" w14:paraId="450BDE17" w14:textId="77777777">
        <w:trPr>
          <w:trHeight w:val="23"/>
        </w:trPr>
        <w:tc>
          <w:tcPr>
            <w:tcW w:w="913" w:type="pct"/>
            <w:tcBorders>
              <w:top w:val="nil"/>
              <w:left w:val="nil"/>
              <w:bottom w:val="nil"/>
              <w:right w:val="nil"/>
            </w:tcBorders>
          </w:tcPr>
          <w:p w14:paraId="57A6A5A5" w14:textId="77777777" w:rsidR="00D24A07" w:rsidRDefault="00D24A07">
            <w:pPr>
              <w:spacing w:line="360" w:lineRule="auto"/>
              <w:rPr>
                <w:sz w:val="24"/>
              </w:rPr>
            </w:pPr>
          </w:p>
        </w:tc>
        <w:tc>
          <w:tcPr>
            <w:tcW w:w="1351" w:type="pct"/>
            <w:tcBorders>
              <w:top w:val="nil"/>
              <w:left w:val="nil"/>
              <w:bottom w:val="nil"/>
              <w:right w:val="nil"/>
            </w:tcBorders>
          </w:tcPr>
          <w:p w14:paraId="2F2D7CD7" w14:textId="77777777" w:rsidR="00D24A07" w:rsidRDefault="00000000">
            <w:pPr>
              <w:spacing w:line="360" w:lineRule="auto"/>
              <w:jc w:val="center"/>
              <w:rPr>
                <w:rFonts w:eastAsia="隶书"/>
                <w:sz w:val="36"/>
              </w:rPr>
            </w:pPr>
            <w:r>
              <w:rPr>
                <w:noProof/>
                <w:sz w:val="110"/>
              </w:rPr>
              <mc:AlternateContent>
                <mc:Choice Requires="wps">
                  <w:drawing>
                    <wp:anchor distT="0" distB="0" distL="114300" distR="114300" simplePos="0" relativeHeight="251717632" behindDoc="0" locked="0" layoutInCell="1" allowOverlap="1" wp14:anchorId="6916F8FC" wp14:editId="315AD3CF">
                      <wp:simplePos x="0" y="0"/>
                      <wp:positionH relativeFrom="column">
                        <wp:posOffset>-1314450</wp:posOffset>
                      </wp:positionH>
                      <wp:positionV relativeFrom="paragraph">
                        <wp:posOffset>99695</wp:posOffset>
                      </wp:positionV>
                      <wp:extent cx="1350645" cy="382270"/>
                      <wp:effectExtent l="6350" t="6350" r="205105" b="11430"/>
                      <wp:wrapNone/>
                      <wp:docPr id="99" name="矩形标注 73"/>
                      <wp:cNvGraphicFramePr/>
                      <a:graphic xmlns:a="http://schemas.openxmlformats.org/drawingml/2006/main">
                        <a:graphicData uri="http://schemas.microsoft.com/office/word/2010/wordprocessingShape">
                          <wps:wsp>
                            <wps:cNvSpPr/>
                            <wps:spPr>
                              <a:xfrm rot="10800000">
                                <a:off x="0" y="0"/>
                                <a:ext cx="1350645" cy="382270"/>
                              </a:xfrm>
                              <a:prstGeom prst="wedgeRoundRectCallout">
                                <a:avLst>
                                  <a:gd name="adj1" fmla="val -62685"/>
                                  <a:gd name="adj2" fmla="val 23889"/>
                                  <a:gd name="adj3" fmla="val 16667"/>
                                </a:avLst>
                              </a:prstGeom>
                              <a:noFill/>
                              <a:ln w="12700" cap="flat" cmpd="sng">
                                <a:solidFill>
                                  <a:srgbClr val="000000"/>
                                </a:solidFill>
                                <a:prstDash val="solid"/>
                                <a:miter/>
                                <a:headEnd type="none" w="med" len="med"/>
                                <a:tailEnd type="none" w="med" len="med"/>
                              </a:ln>
                            </wps:spPr>
                            <wps:txbx>
                              <w:txbxContent>
                                <w:p w14:paraId="1838B5EA" w14:textId="77777777" w:rsidR="00D24A07" w:rsidRDefault="00000000">
                                  <w:pPr>
                                    <w:snapToGrid w:val="0"/>
                                    <w:rPr>
                                      <w:rFonts w:eastAsia="仿宋"/>
                                      <w:sz w:val="24"/>
                                    </w:rPr>
                                  </w:pPr>
                                  <w:r>
                                    <w:rPr>
                                      <w:rFonts w:eastAsia="仿宋" w:hint="eastAsia"/>
                                      <w:sz w:val="24"/>
                                    </w:rPr>
                                    <w:t>专业要写全称</w:t>
                                  </w:r>
                                </w:p>
                                <w:p w14:paraId="52A79A50" w14:textId="77777777" w:rsidR="00D24A07" w:rsidRDefault="00D24A07"/>
                              </w:txbxContent>
                            </wps:txbx>
                            <wps:bodyPr vert="horz" wrap="square" anchor="ctr" anchorCtr="0" upright="1"/>
                          </wps:wsp>
                        </a:graphicData>
                      </a:graphic>
                    </wp:anchor>
                  </w:drawing>
                </mc:Choice>
                <mc:Fallback>
                  <w:pict>
                    <v:shape w14:anchorId="6916F8FC" id="_x0000_s1032" type="#_x0000_t62" style="position:absolute;left:0;text-align:left;margin-left:-103.5pt;margin-top:7.85pt;width:106.35pt;height:30.1pt;rotation:180;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" adj="-2740,15960" filled="f" strokeweight="1pt">
                      <v:textbox>
                        <w:txbxContent>
                          <w:p w14:paraId="1838B5EA" w14:textId="77777777" w:rsidR="00D24A07" w:rsidRDefault="00000000">
                            <w:pPr>
                              <w:snapToGrid w:val="0"/>
                              <w:rPr>
                                <w:rFonts w:eastAsia="仿宋"/>
                                <w:sz w:val="24"/>
                              </w:rPr>
                            </w:pPr>
                            <w:r>
                              <w:rPr>
                                <w:rFonts w:eastAsia="仿宋" w:hint="eastAsia"/>
                                <w:sz w:val="24"/>
                              </w:rPr>
                              <w:t>专业要写全称</w:t>
                            </w:r>
                          </w:p>
                          <w:p w14:paraId="52A79A50" w14:textId="77777777" w:rsidR="00D24A07" w:rsidRDefault="00D24A07"/>
                        </w:txbxContent>
                      </v:textbox>
                    </v:shape>
                  </w:pict>
                </mc:Fallback>
              </mc:AlternateContent>
            </w:r>
            <w:r>
              <w:rPr>
                <w:rFonts w:eastAsia="隶书"/>
                <w:sz w:val="36"/>
              </w:rPr>
              <w:t>专业班级</w:t>
            </w:r>
          </w:p>
        </w:tc>
        <w:tc>
          <w:tcPr>
            <w:tcW w:w="1782" w:type="pct"/>
            <w:tcBorders>
              <w:top w:val="nil"/>
              <w:left w:val="nil"/>
              <w:bottom w:val="nil"/>
              <w:right w:val="nil"/>
            </w:tcBorders>
          </w:tcPr>
          <w:p w14:paraId="7F1B0C08" w14:textId="77777777" w:rsidR="00D24A07" w:rsidRDefault="00000000">
            <w:pPr>
              <w:spacing w:line="360" w:lineRule="auto"/>
              <w:jc w:val="left"/>
              <w:rPr>
                <w:rFonts w:eastAsia="隶书"/>
                <w:sz w:val="36"/>
              </w:rPr>
            </w:pPr>
            <w:r>
              <w:rPr>
                <w:noProof/>
                <w:sz w:val="110"/>
              </w:rPr>
              <mc:AlternateContent>
                <mc:Choice Requires="wps">
                  <w:drawing>
                    <wp:anchor distT="0" distB="0" distL="114300" distR="114300" simplePos="0" relativeHeight="251718656" behindDoc="0" locked="0" layoutInCell="1" allowOverlap="1" wp14:anchorId="047C7422" wp14:editId="357FFE37">
                      <wp:simplePos x="0" y="0"/>
                      <wp:positionH relativeFrom="column">
                        <wp:posOffset>1417320</wp:posOffset>
                      </wp:positionH>
                      <wp:positionV relativeFrom="paragraph">
                        <wp:posOffset>105410</wp:posOffset>
                      </wp:positionV>
                      <wp:extent cx="1998980" cy="554355"/>
                      <wp:effectExtent l="394970" t="6350" r="6350" b="10795"/>
                      <wp:wrapNone/>
                      <wp:docPr id="100" name="矩形标注 73"/>
                      <wp:cNvGraphicFramePr/>
                      <a:graphic xmlns:a="http://schemas.openxmlformats.org/drawingml/2006/main">
                        <a:graphicData uri="http://schemas.microsoft.com/office/word/2010/wordprocessingShape">
                          <wps:wsp>
                            <wps:cNvSpPr/>
                            <wps:spPr>
                              <a:xfrm>
                                <a:off x="0" y="0"/>
                                <a:ext cx="1998980" cy="554355"/>
                              </a:xfrm>
                              <a:prstGeom prst="wedgeRoundRectCallout">
                                <a:avLst>
                                  <a:gd name="adj1" fmla="val -68083"/>
                                  <a:gd name="adj2" fmla="val -23875"/>
                                  <a:gd name="adj3" fmla="val 16667"/>
                                </a:avLst>
                              </a:prstGeom>
                              <a:noFill/>
                              <a:ln w="12700" cap="flat" cmpd="sng">
                                <a:solidFill>
                                  <a:srgbClr val="000000"/>
                                </a:solidFill>
                                <a:prstDash val="solid"/>
                                <a:miter/>
                                <a:headEnd type="none" w="med" len="med"/>
                                <a:tailEnd type="none" w="med" len="med"/>
                              </a:ln>
                            </wps:spPr>
                            <wps:txbx>
                              <w:txbxContent>
                                <w:p w14:paraId="2CE3E4D7" w14:textId="77777777" w:rsidR="00D24A07" w:rsidRDefault="00000000">
                                  <w:pPr>
                                    <w:snapToGrid w:val="0"/>
                                    <w:rPr>
                                      <w:rFonts w:eastAsia="仿宋"/>
                                      <w:sz w:val="24"/>
                                    </w:rPr>
                                  </w:pPr>
                                  <w:r>
                                    <w:rPr>
                                      <w:rFonts w:eastAsia="仿宋" w:hint="eastAsia"/>
                                      <w:sz w:val="24"/>
                                    </w:rPr>
                                    <w:t>文字：宋体小三</w:t>
                                  </w:r>
                                  <w:r>
                                    <w:rPr>
                                      <w:rFonts w:eastAsia="仿宋" w:hint="eastAsia"/>
                                      <w:sz w:val="24"/>
                                    </w:rPr>
                                    <w:t xml:space="preserve"> </w:t>
                                  </w:r>
                                </w:p>
                                <w:p w14:paraId="3DCECF65" w14:textId="77777777" w:rsidR="00D24A07" w:rsidRDefault="00000000">
                                  <w:pPr>
                                    <w:snapToGrid w:val="0"/>
                                  </w:pPr>
                                  <w:r>
                                    <w:rPr>
                                      <w:rFonts w:eastAsia="仿宋" w:hint="eastAsia"/>
                                      <w:sz w:val="24"/>
                                    </w:rPr>
                                    <w:t>数字：</w:t>
                                  </w:r>
                                  <w:r>
                                    <w:rPr>
                                      <w:rFonts w:eastAsia="仿宋" w:hint="eastAsia"/>
                                      <w:sz w:val="24"/>
                                    </w:rPr>
                                    <w:t xml:space="preserve">Times New Roman </w:t>
                                  </w:r>
                                </w:p>
                              </w:txbxContent>
                            </wps:txbx>
                            <wps:bodyPr vert="horz" wrap="square" anchor="ctr" anchorCtr="0" upright="1"/>
                          </wps:wsp>
                        </a:graphicData>
                      </a:graphic>
                    </wp:anchor>
                  </w:drawing>
                </mc:Choice>
                <mc:Fallback>
                  <w:pict>
                    <v:shape w14:anchorId="047C7422" id="_x0000_s1033" type="#_x0000_t62" style="position:absolute;margin-left:111.6pt;margin-top:8.3pt;width:157.4pt;height:43.6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" adj="-3906,5643" filled="f" strokeweight="1pt">
                      <v:textbox>
                        <w:txbxContent>
                          <w:p w14:paraId="2CE3E4D7" w14:textId="77777777" w:rsidR="00D24A07" w:rsidRDefault="00000000">
                            <w:pPr>
                              <w:snapToGrid w:val="0"/>
                              <w:rPr>
                                <w:rFonts w:eastAsia="仿宋"/>
                                <w:sz w:val="24"/>
                              </w:rPr>
                            </w:pPr>
                            <w:r>
                              <w:rPr>
                                <w:rFonts w:eastAsia="仿宋" w:hint="eastAsia"/>
                                <w:sz w:val="24"/>
                              </w:rPr>
                              <w:t>文字：宋体小三</w:t>
                            </w:r>
                            <w:r>
                              <w:rPr>
                                <w:rFonts w:eastAsia="仿宋" w:hint="eastAsia"/>
                                <w:sz w:val="24"/>
                              </w:rPr>
                              <w:t xml:space="preserve"> </w:t>
                            </w:r>
                          </w:p>
                          <w:p w14:paraId="3DCECF65" w14:textId="77777777" w:rsidR="00D24A07" w:rsidRDefault="00000000">
                            <w:pPr>
                              <w:snapToGrid w:val="0"/>
                            </w:pPr>
                            <w:r>
                              <w:rPr>
                                <w:rFonts w:eastAsia="仿宋" w:hint="eastAsia"/>
                                <w:sz w:val="24"/>
                              </w:rPr>
                              <w:t>数字：</w:t>
                            </w:r>
                            <w:r>
                              <w:rPr>
                                <w:rFonts w:eastAsia="仿宋" w:hint="eastAsia"/>
                                <w:sz w:val="24"/>
                              </w:rPr>
                              <w:t xml:space="preserve">Times New Roman </w:t>
                            </w:r>
                          </w:p>
                        </w:txbxContent>
                      </v:textbox>
                    </v:shape>
                  </w:pict>
                </mc:Fallback>
              </mc:AlternateContent>
            </w:r>
            <w:r>
              <w:rPr>
                <w:sz w:val="30"/>
              </w:rPr>
              <w:t>生物技术</w:t>
            </w:r>
            <w:r>
              <w:rPr>
                <w:sz w:val="30"/>
              </w:rPr>
              <w:t>2</w:t>
            </w:r>
            <w:r>
              <w:rPr>
                <w:rFonts w:hint="eastAsia"/>
                <w:sz w:val="30"/>
              </w:rPr>
              <w:t>2</w:t>
            </w:r>
            <w:r>
              <w:rPr>
                <w:sz w:val="30"/>
              </w:rPr>
              <w:t>1</w:t>
            </w:r>
            <w:r>
              <w:rPr>
                <w:sz w:val="30"/>
              </w:rPr>
              <w:t>班</w:t>
            </w:r>
          </w:p>
        </w:tc>
        <w:tc>
          <w:tcPr>
            <w:tcW w:w="952" w:type="pct"/>
            <w:tcBorders>
              <w:top w:val="nil"/>
              <w:left w:val="nil"/>
              <w:bottom w:val="nil"/>
              <w:right w:val="nil"/>
            </w:tcBorders>
          </w:tcPr>
          <w:p w14:paraId="4BA99D7F" w14:textId="77777777" w:rsidR="00D24A07" w:rsidRDefault="00D24A07">
            <w:pPr>
              <w:spacing w:line="360" w:lineRule="auto"/>
              <w:rPr>
                <w:sz w:val="24"/>
              </w:rPr>
            </w:pPr>
          </w:p>
        </w:tc>
      </w:tr>
      <w:tr w:rsidR="00D24A07" w14:paraId="03746C4F" w14:textId="77777777">
        <w:trPr>
          <w:trHeight w:val="23"/>
        </w:trPr>
        <w:tc>
          <w:tcPr>
            <w:tcW w:w="913" w:type="pct"/>
            <w:tcBorders>
              <w:top w:val="nil"/>
              <w:left w:val="nil"/>
              <w:bottom w:val="nil"/>
              <w:right w:val="nil"/>
            </w:tcBorders>
          </w:tcPr>
          <w:p w14:paraId="7353E0BC" w14:textId="77777777" w:rsidR="00D24A07" w:rsidRDefault="00D24A07">
            <w:pPr>
              <w:spacing w:line="360" w:lineRule="auto"/>
              <w:rPr>
                <w:sz w:val="24"/>
              </w:rPr>
            </w:pPr>
          </w:p>
        </w:tc>
        <w:tc>
          <w:tcPr>
            <w:tcW w:w="1351" w:type="pct"/>
            <w:tcBorders>
              <w:top w:val="nil"/>
              <w:left w:val="nil"/>
              <w:bottom w:val="nil"/>
              <w:right w:val="nil"/>
            </w:tcBorders>
          </w:tcPr>
          <w:p w14:paraId="73E177F7" w14:textId="77777777" w:rsidR="00D24A07" w:rsidRDefault="00000000">
            <w:pPr>
              <w:spacing w:line="360" w:lineRule="auto"/>
              <w:jc w:val="center"/>
              <w:rPr>
                <w:rFonts w:eastAsia="隶书"/>
                <w:sz w:val="36"/>
              </w:rPr>
            </w:pPr>
            <w:r>
              <w:rPr>
                <w:rFonts w:eastAsia="隶书"/>
                <w:sz w:val="36"/>
              </w:rPr>
              <w:t>学</w:t>
            </w:r>
            <w:r>
              <w:rPr>
                <w:rFonts w:eastAsia="隶书"/>
                <w:sz w:val="36"/>
              </w:rPr>
              <w:t xml:space="preserve">    </w:t>
            </w:r>
            <w:r>
              <w:rPr>
                <w:rFonts w:eastAsia="隶书"/>
                <w:sz w:val="36"/>
              </w:rPr>
              <w:t>号</w:t>
            </w:r>
          </w:p>
        </w:tc>
        <w:tc>
          <w:tcPr>
            <w:tcW w:w="1782" w:type="pct"/>
            <w:tcBorders>
              <w:top w:val="nil"/>
              <w:left w:val="nil"/>
              <w:bottom w:val="nil"/>
              <w:right w:val="nil"/>
            </w:tcBorders>
          </w:tcPr>
          <w:p w14:paraId="2BC43FAF" w14:textId="77777777" w:rsidR="00D24A07" w:rsidRDefault="00000000">
            <w:pPr>
              <w:spacing w:line="360" w:lineRule="auto"/>
              <w:jc w:val="left"/>
              <w:rPr>
                <w:rFonts w:eastAsia="隶书"/>
                <w:sz w:val="36"/>
              </w:rPr>
            </w:pPr>
            <w:r>
              <w:rPr>
                <w:sz w:val="30"/>
              </w:rPr>
              <w:t>202</w:t>
            </w:r>
            <w:r>
              <w:rPr>
                <w:rFonts w:hint="eastAsia"/>
                <w:sz w:val="30"/>
              </w:rPr>
              <w:t>2</w:t>
            </w:r>
            <w:r>
              <w:rPr>
                <w:sz w:val="30"/>
              </w:rPr>
              <w:t>20414133</w:t>
            </w:r>
          </w:p>
        </w:tc>
        <w:tc>
          <w:tcPr>
            <w:tcW w:w="952" w:type="pct"/>
            <w:tcBorders>
              <w:top w:val="nil"/>
              <w:left w:val="nil"/>
              <w:bottom w:val="nil"/>
              <w:right w:val="nil"/>
            </w:tcBorders>
          </w:tcPr>
          <w:p w14:paraId="22CBE748" w14:textId="77777777" w:rsidR="00D24A07" w:rsidRDefault="00D24A07">
            <w:pPr>
              <w:spacing w:line="360" w:lineRule="auto"/>
              <w:rPr>
                <w:sz w:val="18"/>
                <w:szCs w:val="15"/>
              </w:rPr>
            </w:pPr>
          </w:p>
        </w:tc>
      </w:tr>
      <w:tr w:rsidR="00D24A07" w14:paraId="2280220A" w14:textId="77777777">
        <w:trPr>
          <w:trHeight w:val="23"/>
        </w:trPr>
        <w:tc>
          <w:tcPr>
            <w:tcW w:w="913" w:type="pct"/>
            <w:tcBorders>
              <w:top w:val="nil"/>
              <w:left w:val="nil"/>
              <w:bottom w:val="nil"/>
              <w:right w:val="nil"/>
            </w:tcBorders>
          </w:tcPr>
          <w:p w14:paraId="246BBA30" w14:textId="77777777" w:rsidR="00D24A07" w:rsidRDefault="00D24A07">
            <w:pPr>
              <w:spacing w:line="360" w:lineRule="auto"/>
              <w:rPr>
                <w:sz w:val="24"/>
              </w:rPr>
            </w:pPr>
          </w:p>
        </w:tc>
        <w:tc>
          <w:tcPr>
            <w:tcW w:w="1351" w:type="pct"/>
            <w:tcBorders>
              <w:top w:val="nil"/>
              <w:left w:val="nil"/>
              <w:bottom w:val="nil"/>
              <w:right w:val="nil"/>
            </w:tcBorders>
          </w:tcPr>
          <w:p w14:paraId="53D292B6" w14:textId="77777777" w:rsidR="00D24A07" w:rsidRDefault="00000000">
            <w:pPr>
              <w:spacing w:line="360" w:lineRule="auto"/>
              <w:jc w:val="center"/>
              <w:rPr>
                <w:rFonts w:eastAsia="隶书"/>
                <w:sz w:val="36"/>
              </w:rPr>
            </w:pPr>
            <w:r>
              <w:rPr>
                <w:noProof/>
                <w:sz w:val="110"/>
              </w:rPr>
              <mc:AlternateContent>
                <mc:Choice Requires="wps">
                  <w:drawing>
                    <wp:anchor distT="0" distB="0" distL="114300" distR="114300" simplePos="0" relativeHeight="251719680" behindDoc="0" locked="0" layoutInCell="1" allowOverlap="1" wp14:anchorId="0A4850DC" wp14:editId="1352C956">
                      <wp:simplePos x="0" y="0"/>
                      <wp:positionH relativeFrom="column">
                        <wp:posOffset>-1471295</wp:posOffset>
                      </wp:positionH>
                      <wp:positionV relativeFrom="paragraph">
                        <wp:posOffset>349250</wp:posOffset>
                      </wp:positionV>
                      <wp:extent cx="1495425" cy="855345"/>
                      <wp:effectExtent l="6350" t="6350" r="212725" b="14605"/>
                      <wp:wrapNone/>
                      <wp:docPr id="101" name="矩形标注 73"/>
                      <wp:cNvGraphicFramePr/>
                      <a:graphic xmlns:a="http://schemas.openxmlformats.org/drawingml/2006/main">
                        <a:graphicData uri="http://schemas.microsoft.com/office/word/2010/wordprocessingShape">
                          <wps:wsp>
                            <wps:cNvSpPr/>
                            <wps:spPr>
                              <a:xfrm rot="10800000">
                                <a:off x="0" y="0"/>
                                <a:ext cx="1495425" cy="855345"/>
                              </a:xfrm>
                              <a:prstGeom prst="wedgeRoundRectCallout">
                                <a:avLst>
                                  <a:gd name="adj1" fmla="val -62685"/>
                                  <a:gd name="adj2" fmla="val 23889"/>
                                  <a:gd name="adj3" fmla="val 16667"/>
                                </a:avLst>
                              </a:prstGeom>
                              <a:noFill/>
                              <a:ln w="12700" cap="flat" cmpd="sng">
                                <a:solidFill>
                                  <a:srgbClr val="000000"/>
                                </a:solidFill>
                                <a:prstDash val="solid"/>
                                <a:miter/>
                                <a:headEnd type="none" w="med" len="med"/>
                                <a:tailEnd type="none" w="med" len="med"/>
                              </a:ln>
                            </wps:spPr>
                            <wps:txbx>
                              <w:txbxContent>
                                <w:p w14:paraId="4140B917" w14:textId="77777777" w:rsidR="00D24A07" w:rsidRDefault="00000000">
                                  <w:pPr>
                                    <w:snapToGrid w:val="0"/>
                                    <w:rPr>
                                      <w:rFonts w:eastAsia="仿宋"/>
                                      <w:sz w:val="24"/>
                                    </w:rPr>
                                  </w:pPr>
                                  <w:r>
                                    <w:rPr>
                                      <w:rFonts w:eastAsia="仿宋" w:hint="eastAsia"/>
                                      <w:sz w:val="24"/>
                                    </w:rPr>
                                    <w:t>校内导师：职称，</w:t>
                                  </w:r>
                                </w:p>
                                <w:p w14:paraId="6B0978BA" w14:textId="77777777" w:rsidR="00D24A07" w:rsidRDefault="00000000">
                                  <w:pPr>
                                    <w:snapToGrid w:val="0"/>
                                    <w:rPr>
                                      <w:rFonts w:eastAsia="仿宋"/>
                                      <w:sz w:val="24"/>
                                    </w:rPr>
                                  </w:pPr>
                                  <w:r>
                                    <w:rPr>
                                      <w:rFonts w:eastAsia="仿宋" w:hint="eastAsia"/>
                                      <w:sz w:val="24"/>
                                    </w:rPr>
                                    <w:t>校外导师：首选是职称，也可是职务</w:t>
                                  </w:r>
                                </w:p>
                              </w:txbxContent>
                            </wps:txbx>
                            <wps:bodyPr vert="horz" wrap="square" anchor="ctr" anchorCtr="0" upright="1"/>
                          </wps:wsp>
                        </a:graphicData>
                      </a:graphic>
                    </wp:anchor>
                  </w:drawing>
                </mc:Choice>
                <mc:Fallback>
                  <w:pict>
                    <v:shape w14:anchorId="0A4850DC" id="_x0000_s1034" type="#_x0000_t62" style="position:absolute;left:0;text-align:left;margin-left:-115.85pt;margin-top:27.5pt;width:117.75pt;height:67.35pt;rotation:180;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" adj="-2740,15960" filled="f" strokeweight="1pt">
                      <v:textbox>
                        <w:txbxContent>
                          <w:p w14:paraId="4140B917" w14:textId="77777777" w:rsidR="00D24A07" w:rsidRDefault="00000000">
                            <w:pPr>
                              <w:snapToGrid w:val="0"/>
                              <w:rPr>
                                <w:rFonts w:eastAsia="仿宋"/>
                                <w:sz w:val="24"/>
                              </w:rPr>
                            </w:pPr>
                            <w:r>
                              <w:rPr>
                                <w:rFonts w:eastAsia="仿宋" w:hint="eastAsia"/>
                                <w:sz w:val="24"/>
                              </w:rPr>
                              <w:t>校内导师：职称，</w:t>
                            </w:r>
                          </w:p>
                          <w:p w14:paraId="6B0978BA" w14:textId="77777777" w:rsidR="00D24A07" w:rsidRDefault="00000000">
                            <w:pPr>
                              <w:snapToGrid w:val="0"/>
                              <w:rPr>
                                <w:rFonts w:eastAsia="仿宋"/>
                                <w:sz w:val="24"/>
                              </w:rPr>
                            </w:pPr>
                            <w:r>
                              <w:rPr>
                                <w:rFonts w:eastAsia="仿宋" w:hint="eastAsia"/>
                                <w:sz w:val="24"/>
                              </w:rPr>
                              <w:t>校外导师：首选是职称，也可是职务</w:t>
                            </w:r>
                          </w:p>
                        </w:txbxContent>
                      </v:textbox>
                    </v:shape>
                  </w:pict>
                </mc:Fallback>
              </mc:AlternateContent>
            </w:r>
            <w:r>
              <w:rPr>
                <w:rFonts w:eastAsia="隶书"/>
                <w:sz w:val="36"/>
              </w:rPr>
              <w:t>指导教师</w:t>
            </w:r>
          </w:p>
        </w:tc>
        <w:tc>
          <w:tcPr>
            <w:tcW w:w="2735" w:type="pct"/>
            <w:gridSpan w:val="2"/>
            <w:tcBorders>
              <w:top w:val="nil"/>
              <w:left w:val="nil"/>
              <w:bottom w:val="nil"/>
              <w:right w:val="nil"/>
            </w:tcBorders>
          </w:tcPr>
          <w:p w14:paraId="505330B3" w14:textId="77777777" w:rsidR="00D24A07" w:rsidRDefault="00000000">
            <w:pPr>
              <w:spacing w:line="360" w:lineRule="auto"/>
              <w:rPr>
                <w:sz w:val="18"/>
                <w:szCs w:val="15"/>
              </w:rPr>
            </w:pPr>
            <w:r>
              <w:rPr>
                <w:noProof/>
                <w:sz w:val="110"/>
              </w:rPr>
              <mc:AlternateContent>
                <mc:Choice Requires="wps">
                  <w:drawing>
                    <wp:anchor distT="0" distB="0" distL="114300" distR="114300" simplePos="0" relativeHeight="251720704" behindDoc="0" locked="0" layoutInCell="1" allowOverlap="1" wp14:anchorId="6A02B1AB" wp14:editId="0466EDA1">
                      <wp:simplePos x="0" y="0"/>
                      <wp:positionH relativeFrom="column">
                        <wp:posOffset>1938655</wp:posOffset>
                      </wp:positionH>
                      <wp:positionV relativeFrom="paragraph">
                        <wp:posOffset>175895</wp:posOffset>
                      </wp:positionV>
                      <wp:extent cx="1615440" cy="585470"/>
                      <wp:effectExtent l="1492250" t="6350" r="16510" b="17780"/>
                      <wp:wrapNone/>
                      <wp:docPr id="102" name="矩形标注 73"/>
                      <wp:cNvGraphicFramePr/>
                      <a:graphic xmlns:a="http://schemas.openxmlformats.org/drawingml/2006/main">
                        <a:graphicData uri="http://schemas.microsoft.com/office/word/2010/wordprocessingShape">
                          <wps:wsp>
                            <wps:cNvSpPr/>
                            <wps:spPr>
                              <a:xfrm>
                                <a:off x="0" y="0"/>
                                <a:ext cx="1615440" cy="585470"/>
                              </a:xfrm>
                              <a:prstGeom prst="wedgeRoundRectCallout">
                                <a:avLst>
                                  <a:gd name="adj1" fmla="val -139229"/>
                                  <a:gd name="adj2" fmla="val -35249"/>
                                  <a:gd name="adj3" fmla="val 16667"/>
                                </a:avLst>
                              </a:prstGeom>
                              <a:noFill/>
                              <a:ln w="12700" cap="flat" cmpd="sng">
                                <a:solidFill>
                                  <a:srgbClr val="000000"/>
                                </a:solidFill>
                                <a:prstDash val="solid"/>
                                <a:miter/>
                                <a:headEnd type="none" w="med" len="med"/>
                                <a:tailEnd type="none" w="med" len="med"/>
                              </a:ln>
                            </wps:spPr>
                            <wps:txbx>
                              <w:txbxContent>
                                <w:p w14:paraId="15E62991" w14:textId="77777777" w:rsidR="00D24A07" w:rsidRDefault="00000000">
                                  <w:pPr>
                                    <w:snapToGrid w:val="0"/>
                                    <w:rPr>
                                      <w:sz w:val="24"/>
                                      <w:szCs w:val="24"/>
                                    </w:rPr>
                                  </w:pPr>
                                  <w:r>
                                    <w:rPr>
                                      <w:rFonts w:eastAsia="仿宋" w:hint="eastAsia"/>
                                      <w:sz w:val="24"/>
                                    </w:rPr>
                                    <w:t>指导教师之间加中文分号分隔</w:t>
                                  </w:r>
                                </w:p>
                              </w:txbxContent>
                            </wps:txbx>
                            <wps:bodyPr vert="horz" wrap="square" anchor="ctr" anchorCtr="0" upright="1"/>
                          </wps:wsp>
                        </a:graphicData>
                      </a:graphic>
                    </wp:anchor>
                  </w:drawing>
                </mc:Choice>
                <mc:Fallback>
                  <w:pict>
                    <v:shape w14:anchorId="6A02B1AB" id="_x0000_s1035" type="#_x0000_t62" style="position:absolute;left:0;text-align:left;margin-left:152.65pt;margin-top:13.85pt;width:127.2pt;height:46.1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" adj="-19273,3186" filled="f" strokeweight="1pt">
                      <v:textbox>
                        <w:txbxContent>
                          <w:p w14:paraId="15E62991" w14:textId="77777777" w:rsidR="00D24A07" w:rsidRDefault="00000000">
                            <w:pPr>
                              <w:snapToGrid w:val="0"/>
                              <w:rPr>
                                <w:sz w:val="24"/>
                                <w:szCs w:val="24"/>
                              </w:rPr>
                            </w:pPr>
                            <w:r>
                              <w:rPr>
                                <w:rFonts w:eastAsia="仿宋" w:hint="eastAsia"/>
                                <w:sz w:val="24"/>
                              </w:rPr>
                              <w:t>指导教师之间加中文分号分隔</w:t>
                            </w:r>
                          </w:p>
                        </w:txbxContent>
                      </v:textbox>
                    </v:shape>
                  </w:pict>
                </mc:Fallback>
              </mc:AlternateContent>
            </w:r>
            <w:r>
              <w:rPr>
                <w:sz w:val="30"/>
              </w:rPr>
              <w:t>李四；王二（校外）</w:t>
            </w:r>
          </w:p>
        </w:tc>
      </w:tr>
      <w:tr w:rsidR="00D24A07" w14:paraId="7AA33E66" w14:textId="77777777">
        <w:trPr>
          <w:trHeight w:val="23"/>
        </w:trPr>
        <w:tc>
          <w:tcPr>
            <w:tcW w:w="913" w:type="pct"/>
            <w:tcBorders>
              <w:top w:val="nil"/>
              <w:left w:val="nil"/>
              <w:bottom w:val="nil"/>
              <w:right w:val="nil"/>
            </w:tcBorders>
          </w:tcPr>
          <w:p w14:paraId="28A69966" w14:textId="77777777" w:rsidR="00D24A07" w:rsidRDefault="00D24A07">
            <w:pPr>
              <w:spacing w:line="360" w:lineRule="auto"/>
              <w:rPr>
                <w:sz w:val="24"/>
              </w:rPr>
            </w:pPr>
          </w:p>
        </w:tc>
        <w:tc>
          <w:tcPr>
            <w:tcW w:w="1351" w:type="pct"/>
            <w:tcBorders>
              <w:top w:val="nil"/>
              <w:left w:val="nil"/>
              <w:bottom w:val="nil"/>
              <w:right w:val="nil"/>
            </w:tcBorders>
          </w:tcPr>
          <w:p w14:paraId="1A57A7A3" w14:textId="77777777" w:rsidR="00D24A07" w:rsidRDefault="00000000">
            <w:pPr>
              <w:spacing w:line="360" w:lineRule="auto"/>
              <w:jc w:val="center"/>
              <w:rPr>
                <w:rFonts w:eastAsia="隶书"/>
                <w:sz w:val="36"/>
              </w:rPr>
            </w:pPr>
            <w:r>
              <w:rPr>
                <w:rFonts w:eastAsia="隶书"/>
                <w:sz w:val="36"/>
              </w:rPr>
              <w:t>职称</w:t>
            </w:r>
            <w:r>
              <w:rPr>
                <w:sz w:val="36"/>
              </w:rPr>
              <w:t>/</w:t>
            </w:r>
            <w:r>
              <w:rPr>
                <w:rFonts w:eastAsia="隶书"/>
                <w:sz w:val="36"/>
              </w:rPr>
              <w:t>职务</w:t>
            </w:r>
          </w:p>
        </w:tc>
        <w:tc>
          <w:tcPr>
            <w:tcW w:w="2735" w:type="pct"/>
            <w:gridSpan w:val="2"/>
            <w:tcBorders>
              <w:top w:val="nil"/>
              <w:left w:val="nil"/>
              <w:bottom w:val="nil"/>
              <w:right w:val="nil"/>
            </w:tcBorders>
          </w:tcPr>
          <w:p w14:paraId="2FC6D9EE" w14:textId="77777777" w:rsidR="00D24A07" w:rsidRDefault="00000000">
            <w:pPr>
              <w:spacing w:line="360" w:lineRule="auto"/>
              <w:rPr>
                <w:sz w:val="18"/>
                <w:szCs w:val="15"/>
              </w:rPr>
            </w:pPr>
            <w:r>
              <w:rPr>
                <w:sz w:val="30"/>
              </w:rPr>
              <w:t>教授；研究员</w:t>
            </w:r>
          </w:p>
        </w:tc>
      </w:tr>
      <w:tr w:rsidR="00D24A07" w14:paraId="1764AA28" w14:textId="77777777">
        <w:trPr>
          <w:trHeight w:val="23"/>
        </w:trPr>
        <w:tc>
          <w:tcPr>
            <w:tcW w:w="913" w:type="pct"/>
            <w:tcBorders>
              <w:top w:val="nil"/>
              <w:left w:val="nil"/>
              <w:bottom w:val="nil"/>
              <w:right w:val="nil"/>
            </w:tcBorders>
          </w:tcPr>
          <w:p w14:paraId="639DBF12" w14:textId="77777777" w:rsidR="00D24A07" w:rsidRDefault="00D24A07">
            <w:pPr>
              <w:spacing w:line="360" w:lineRule="auto"/>
              <w:rPr>
                <w:sz w:val="24"/>
              </w:rPr>
            </w:pPr>
          </w:p>
        </w:tc>
        <w:tc>
          <w:tcPr>
            <w:tcW w:w="1351" w:type="pct"/>
            <w:tcBorders>
              <w:top w:val="nil"/>
              <w:left w:val="nil"/>
              <w:bottom w:val="nil"/>
              <w:right w:val="nil"/>
            </w:tcBorders>
          </w:tcPr>
          <w:p w14:paraId="35B804A9" w14:textId="77777777" w:rsidR="00D24A07" w:rsidRDefault="00000000">
            <w:pPr>
              <w:spacing w:line="360" w:lineRule="auto"/>
              <w:jc w:val="center"/>
              <w:rPr>
                <w:rFonts w:eastAsia="隶书"/>
                <w:sz w:val="36"/>
              </w:rPr>
            </w:pPr>
            <w:r>
              <w:rPr>
                <w:rFonts w:eastAsia="隶书"/>
                <w:sz w:val="36"/>
              </w:rPr>
              <w:t>答辩日期</w:t>
            </w:r>
          </w:p>
        </w:tc>
        <w:tc>
          <w:tcPr>
            <w:tcW w:w="1782" w:type="pct"/>
            <w:tcBorders>
              <w:top w:val="nil"/>
              <w:left w:val="nil"/>
              <w:bottom w:val="nil"/>
              <w:right w:val="nil"/>
            </w:tcBorders>
          </w:tcPr>
          <w:p w14:paraId="6F97892E" w14:textId="77777777" w:rsidR="00D24A07" w:rsidRDefault="00000000">
            <w:pPr>
              <w:spacing w:line="360" w:lineRule="auto"/>
              <w:jc w:val="left"/>
              <w:rPr>
                <w:rFonts w:eastAsia="隶书"/>
                <w:sz w:val="36"/>
              </w:rPr>
            </w:pPr>
            <w:r>
              <w:rPr>
                <w:rFonts w:hint="eastAsia"/>
                <w:sz w:val="30"/>
              </w:rPr>
              <w:t>20xx</w:t>
            </w:r>
            <w:r>
              <w:rPr>
                <w:sz w:val="30"/>
              </w:rPr>
              <w:t>年</w:t>
            </w:r>
            <w:r>
              <w:rPr>
                <w:sz w:val="30"/>
              </w:rPr>
              <w:t xml:space="preserve">  </w:t>
            </w:r>
            <w:r>
              <w:rPr>
                <w:sz w:val="30"/>
              </w:rPr>
              <w:t>月</w:t>
            </w:r>
            <w:r>
              <w:rPr>
                <w:sz w:val="30"/>
              </w:rPr>
              <w:t xml:space="preserve">  </w:t>
            </w:r>
            <w:r>
              <w:rPr>
                <w:sz w:val="30"/>
              </w:rPr>
              <w:t>日</w:t>
            </w:r>
          </w:p>
        </w:tc>
        <w:tc>
          <w:tcPr>
            <w:tcW w:w="952" w:type="pct"/>
            <w:tcBorders>
              <w:top w:val="nil"/>
              <w:left w:val="nil"/>
              <w:bottom w:val="nil"/>
              <w:right w:val="nil"/>
            </w:tcBorders>
          </w:tcPr>
          <w:p w14:paraId="237695FC" w14:textId="77777777" w:rsidR="00D24A07" w:rsidRDefault="00D24A07">
            <w:pPr>
              <w:spacing w:line="360" w:lineRule="auto"/>
              <w:rPr>
                <w:sz w:val="18"/>
                <w:szCs w:val="15"/>
              </w:rPr>
            </w:pPr>
          </w:p>
        </w:tc>
      </w:tr>
      <w:tr w:rsidR="00D24A07" w14:paraId="41167120" w14:textId="77777777">
        <w:trPr>
          <w:trHeight w:val="1248"/>
        </w:trPr>
        <w:tc>
          <w:tcPr>
            <w:tcW w:w="5000" w:type="pct"/>
            <w:gridSpan w:val="4"/>
            <w:tcBorders>
              <w:top w:val="nil"/>
              <w:left w:val="nil"/>
              <w:bottom w:val="nil"/>
              <w:right w:val="nil"/>
            </w:tcBorders>
          </w:tcPr>
          <w:p w14:paraId="0BE0908F" w14:textId="77777777" w:rsidR="00D24A07" w:rsidRDefault="00D24A07">
            <w:pPr>
              <w:spacing w:line="360" w:lineRule="auto"/>
              <w:rPr>
                <w:sz w:val="18"/>
                <w:szCs w:val="15"/>
              </w:rPr>
            </w:pPr>
          </w:p>
        </w:tc>
      </w:tr>
      <w:tr w:rsidR="00D24A07" w14:paraId="4CE66636" w14:textId="77777777">
        <w:trPr>
          <w:trHeight w:val="23"/>
        </w:trPr>
        <w:tc>
          <w:tcPr>
            <w:tcW w:w="913" w:type="pct"/>
            <w:tcBorders>
              <w:top w:val="nil"/>
              <w:left w:val="nil"/>
              <w:bottom w:val="nil"/>
              <w:right w:val="nil"/>
            </w:tcBorders>
          </w:tcPr>
          <w:p w14:paraId="14FEB4CA" w14:textId="77777777" w:rsidR="00D24A07" w:rsidRDefault="00D24A07">
            <w:pPr>
              <w:spacing w:line="360" w:lineRule="auto"/>
              <w:rPr>
                <w:sz w:val="24"/>
              </w:rPr>
            </w:pPr>
          </w:p>
        </w:tc>
        <w:tc>
          <w:tcPr>
            <w:tcW w:w="3133" w:type="pct"/>
            <w:gridSpan w:val="2"/>
            <w:tcBorders>
              <w:top w:val="nil"/>
              <w:left w:val="nil"/>
              <w:bottom w:val="nil"/>
              <w:right w:val="nil"/>
            </w:tcBorders>
          </w:tcPr>
          <w:p w14:paraId="0A6A6CE6" w14:textId="77777777" w:rsidR="00D24A07" w:rsidRDefault="00000000">
            <w:pPr>
              <w:spacing w:line="360" w:lineRule="auto"/>
              <w:jc w:val="center"/>
              <w:rPr>
                <w:sz w:val="30"/>
              </w:rPr>
            </w:pPr>
            <w:r>
              <w:rPr>
                <w:rFonts w:eastAsia="隶书"/>
                <w:sz w:val="32"/>
              </w:rPr>
              <w:t>仲恺农业工程学院教务部制</w:t>
            </w:r>
          </w:p>
        </w:tc>
        <w:tc>
          <w:tcPr>
            <w:tcW w:w="952" w:type="pct"/>
            <w:tcBorders>
              <w:top w:val="nil"/>
              <w:left w:val="nil"/>
              <w:bottom w:val="nil"/>
              <w:right w:val="nil"/>
            </w:tcBorders>
          </w:tcPr>
          <w:p w14:paraId="2FE059EB" w14:textId="77777777" w:rsidR="00D24A07" w:rsidRDefault="00D24A07">
            <w:pPr>
              <w:spacing w:line="360" w:lineRule="auto"/>
              <w:rPr>
                <w:sz w:val="18"/>
                <w:szCs w:val="15"/>
              </w:rPr>
            </w:pPr>
          </w:p>
        </w:tc>
      </w:tr>
    </w:tbl>
    <w:p w14:paraId="3DEBF74A" w14:textId="77777777" w:rsidR="00D24A07" w:rsidRDefault="00000000">
      <w:pPr>
        <w:rPr>
          <w:rFonts w:eastAsia="隶书"/>
          <w:sz w:val="32"/>
        </w:rPr>
      </w:pPr>
      <w:r>
        <w:rPr>
          <w:rFonts w:eastAsia="隶书"/>
          <w:sz w:val="32"/>
        </w:rPr>
        <w:br w:type="page"/>
      </w:r>
    </w:p>
    <w:tbl>
      <w:tblPr>
        <w:tblStyle w:val="af0"/>
        <w:tblpPr w:leftFromText="180" w:rightFromText="180" w:vertAnchor="page" w:horzAnchor="page" w:tblpX="1511" w:tblpY="1451"/>
        <w:tblOverlap w:val="never"/>
        <w:tblW w:w="0" w:type="auto"/>
        <w:tblLook w:val="04A0" w:firstRow="1" w:lastRow="0" w:firstColumn="1" w:lastColumn="0" w:noHBand="0" w:noVBand="1"/>
      </w:tblPr>
      <w:tblGrid>
        <w:gridCol w:w="1675"/>
        <w:gridCol w:w="2475"/>
        <w:gridCol w:w="3263"/>
        <w:gridCol w:w="1723"/>
      </w:tblGrid>
      <w:tr w:rsidR="00D24A07" w14:paraId="1D096AA8" w14:textId="77777777">
        <w:tc>
          <w:tcPr>
            <w:tcW w:w="9136" w:type="dxa"/>
            <w:gridSpan w:val="4"/>
            <w:tcBorders>
              <w:top w:val="nil"/>
              <w:left w:val="nil"/>
              <w:bottom w:val="nil"/>
              <w:right w:val="nil"/>
            </w:tcBorders>
          </w:tcPr>
          <w:p w14:paraId="207AAB46" w14:textId="77777777" w:rsidR="00D24A07" w:rsidRDefault="00D24A07">
            <w:pPr>
              <w:spacing w:line="360" w:lineRule="auto"/>
              <w:jc w:val="center"/>
              <w:rPr>
                <w:sz w:val="28"/>
                <w:szCs w:val="22"/>
              </w:rPr>
            </w:pPr>
          </w:p>
        </w:tc>
      </w:tr>
      <w:tr w:rsidR="00D24A07" w14:paraId="706C3CFF" w14:textId="77777777">
        <w:tc>
          <w:tcPr>
            <w:tcW w:w="9136" w:type="dxa"/>
            <w:gridSpan w:val="4"/>
            <w:tcBorders>
              <w:top w:val="nil"/>
              <w:left w:val="nil"/>
              <w:bottom w:val="nil"/>
              <w:right w:val="nil"/>
            </w:tcBorders>
          </w:tcPr>
          <w:p w14:paraId="0D4D7ACA" w14:textId="77777777" w:rsidR="00D24A07" w:rsidRDefault="00000000">
            <w:pPr>
              <w:spacing w:line="360" w:lineRule="auto"/>
              <w:jc w:val="center"/>
              <w:rPr>
                <w:sz w:val="24"/>
              </w:rPr>
            </w:pPr>
            <w:r>
              <w:rPr>
                <w:noProof/>
                <w:sz w:val="110"/>
              </w:rPr>
              <mc:AlternateContent>
                <mc:Choice Requires="wps">
                  <w:drawing>
                    <wp:anchor distT="0" distB="0" distL="114300" distR="114300" simplePos="0" relativeHeight="251722752" behindDoc="0" locked="0" layoutInCell="1" allowOverlap="1" wp14:anchorId="7BB6DA4E" wp14:editId="30E1D19B">
                      <wp:simplePos x="0" y="0"/>
                      <wp:positionH relativeFrom="column">
                        <wp:posOffset>4874260</wp:posOffset>
                      </wp:positionH>
                      <wp:positionV relativeFrom="paragraph">
                        <wp:posOffset>166370</wp:posOffset>
                      </wp:positionV>
                      <wp:extent cx="1330325" cy="347345"/>
                      <wp:effectExtent l="547370" t="6350" r="8255" b="8255"/>
                      <wp:wrapNone/>
                      <wp:docPr id="103" name="矩形标注 73"/>
                      <wp:cNvGraphicFramePr/>
                      <a:graphic xmlns:a="http://schemas.openxmlformats.org/drawingml/2006/main">
                        <a:graphicData uri="http://schemas.microsoft.com/office/word/2010/wordprocessingShape">
                          <wps:wsp>
                            <wps:cNvSpPr/>
                            <wps:spPr>
                              <a:xfrm>
                                <a:off x="0" y="0"/>
                                <a:ext cx="1330325" cy="347345"/>
                              </a:xfrm>
                              <a:prstGeom prst="wedgeRoundRectCallout">
                                <a:avLst>
                                  <a:gd name="adj1" fmla="val -87342"/>
                                  <a:gd name="adj2" fmla="val -12472"/>
                                  <a:gd name="adj3" fmla="val 16667"/>
                                </a:avLst>
                              </a:prstGeom>
                              <a:noFill/>
                              <a:ln w="12700" cap="flat" cmpd="sng">
                                <a:solidFill>
                                  <a:srgbClr val="000000"/>
                                </a:solidFill>
                                <a:prstDash val="solid"/>
                                <a:miter/>
                                <a:headEnd type="none" w="med" len="med"/>
                                <a:tailEnd type="none" w="med" len="med"/>
                              </a:ln>
                            </wps:spPr>
                            <wps:txbx>
                              <w:txbxContent>
                                <w:p w14:paraId="46993FB6" w14:textId="77777777" w:rsidR="00D24A07" w:rsidRDefault="00000000">
                                  <w:pPr>
                                    <w:snapToGrid w:val="0"/>
                                  </w:pPr>
                                  <w:r>
                                    <w:rPr>
                                      <w:rFonts w:eastAsia="仿宋"/>
                                      <w:sz w:val="24"/>
                                    </w:rPr>
                                    <w:t>隶书一号，居中</w:t>
                                  </w:r>
                                </w:p>
                              </w:txbxContent>
                            </wps:txbx>
                            <wps:bodyPr vert="horz" wrap="square" anchor="ctr" anchorCtr="0" upright="1"/>
                          </wps:wsp>
                        </a:graphicData>
                      </a:graphic>
                    </wp:anchor>
                  </w:drawing>
                </mc:Choice>
                <mc:Fallback>
                  <w:pict>
                    <v:shape w14:anchorId="7BB6DA4E" id="_x0000_s1036" type="#_x0000_t62" style="position:absolute;left:0;text-align:left;margin-left:383.8pt;margin-top:13.1pt;width:104.75pt;height:27.3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" adj="-8066,8106" filled="f" strokeweight="1pt">
                      <v:textbox>
                        <w:txbxContent>
                          <w:p w14:paraId="46993FB6" w14:textId="77777777" w:rsidR="00D24A07" w:rsidRDefault="00000000">
                            <w:pPr>
                              <w:snapToGrid w:val="0"/>
                            </w:pPr>
                            <w:r>
                              <w:rPr>
                                <w:rFonts w:eastAsia="仿宋"/>
                                <w:sz w:val="24"/>
                              </w:rPr>
                              <w:t>隶书一号，居中</w:t>
                            </w:r>
                          </w:p>
                        </w:txbxContent>
                      </v:textbox>
                    </v:shape>
                  </w:pict>
                </mc:Fallback>
              </mc:AlternateContent>
            </w:r>
            <w:r>
              <w:rPr>
                <w:rFonts w:eastAsia="隶书"/>
                <w:sz w:val="52"/>
              </w:rPr>
              <w:t>仲恺农业工程学院</w:t>
            </w:r>
          </w:p>
        </w:tc>
      </w:tr>
      <w:tr w:rsidR="00D24A07" w14:paraId="036139EA" w14:textId="77777777">
        <w:tc>
          <w:tcPr>
            <w:tcW w:w="9136" w:type="dxa"/>
            <w:gridSpan w:val="4"/>
            <w:tcBorders>
              <w:top w:val="nil"/>
              <w:left w:val="nil"/>
              <w:bottom w:val="nil"/>
              <w:right w:val="nil"/>
            </w:tcBorders>
          </w:tcPr>
          <w:p w14:paraId="036CE386" w14:textId="77777777" w:rsidR="00D24A07" w:rsidRDefault="00000000">
            <w:pPr>
              <w:spacing w:line="720" w:lineRule="auto"/>
              <w:jc w:val="center"/>
              <w:rPr>
                <w:rFonts w:eastAsia="隶书"/>
                <w:sz w:val="24"/>
              </w:rPr>
            </w:pPr>
            <w:r>
              <w:rPr>
                <w:noProof/>
                <w:sz w:val="110"/>
              </w:rPr>
              <mc:AlternateContent>
                <mc:Choice Requires="wps">
                  <w:drawing>
                    <wp:anchor distT="0" distB="0" distL="114300" distR="114300" simplePos="0" relativeHeight="251723776" behindDoc="0" locked="0" layoutInCell="1" allowOverlap="1" wp14:anchorId="6232F71B" wp14:editId="583EB1CE">
                      <wp:simplePos x="0" y="0"/>
                      <wp:positionH relativeFrom="column">
                        <wp:posOffset>5121910</wp:posOffset>
                      </wp:positionH>
                      <wp:positionV relativeFrom="paragraph">
                        <wp:posOffset>375920</wp:posOffset>
                      </wp:positionV>
                      <wp:extent cx="1330325" cy="347345"/>
                      <wp:effectExtent l="547370" t="6350" r="8255" b="8255"/>
                      <wp:wrapNone/>
                      <wp:docPr id="104" name="矩形标注 73"/>
                      <wp:cNvGraphicFramePr/>
                      <a:graphic xmlns:a="http://schemas.openxmlformats.org/drawingml/2006/main">
                        <a:graphicData uri="http://schemas.microsoft.com/office/word/2010/wordprocessingShape">
                          <wps:wsp>
                            <wps:cNvSpPr/>
                            <wps:spPr>
                              <a:xfrm>
                                <a:off x="0" y="0"/>
                                <a:ext cx="1330325" cy="347345"/>
                              </a:xfrm>
                              <a:prstGeom prst="wedgeRoundRectCallout">
                                <a:avLst>
                                  <a:gd name="adj1" fmla="val -87342"/>
                                  <a:gd name="adj2" fmla="val -12472"/>
                                  <a:gd name="adj3" fmla="val 16667"/>
                                </a:avLst>
                              </a:prstGeom>
                              <a:noFill/>
                              <a:ln w="12700" cap="flat" cmpd="sng">
                                <a:solidFill>
                                  <a:srgbClr val="000000"/>
                                </a:solidFill>
                                <a:prstDash val="solid"/>
                                <a:miter/>
                                <a:headEnd type="none" w="med" len="med"/>
                                <a:tailEnd type="none" w="med" len="med"/>
                              </a:ln>
                            </wps:spPr>
                            <wps:txbx>
                              <w:txbxContent>
                                <w:p w14:paraId="022B4C0C" w14:textId="77777777" w:rsidR="00D24A07" w:rsidRDefault="00000000">
                                  <w:pPr>
                                    <w:snapToGrid w:val="0"/>
                                  </w:pPr>
                                  <w:r>
                                    <w:rPr>
                                      <w:rFonts w:eastAsia="仿宋"/>
                                      <w:sz w:val="24"/>
                                    </w:rPr>
                                    <w:t>隶书</w:t>
                                  </w:r>
                                  <w:r>
                                    <w:rPr>
                                      <w:rFonts w:eastAsia="仿宋" w:hint="eastAsia"/>
                                      <w:sz w:val="24"/>
                                    </w:rPr>
                                    <w:t>55</w:t>
                                  </w:r>
                                  <w:r>
                                    <w:rPr>
                                      <w:rFonts w:eastAsia="仿宋"/>
                                      <w:sz w:val="24"/>
                                    </w:rPr>
                                    <w:t>号，居中</w:t>
                                  </w:r>
                                </w:p>
                              </w:txbxContent>
                            </wps:txbx>
                            <wps:bodyPr vert="horz" wrap="square" anchor="ctr" anchorCtr="0" upright="1"/>
                          </wps:wsp>
                        </a:graphicData>
                      </a:graphic>
                    </wp:anchor>
                  </w:drawing>
                </mc:Choice>
                <mc:Fallback>
                  <w:pict>
                    <v:shape w14:anchorId="6232F71B" id="_x0000_s1037" type="#_x0000_t62" style="position:absolute;left:0;text-align:left;margin-left:403.3pt;margin-top:29.6pt;width:104.75pt;height:27.3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" adj="-8066,8106" filled="f" strokeweight="1pt">
                      <v:textbox>
                        <w:txbxContent>
                          <w:p w14:paraId="022B4C0C" w14:textId="77777777" w:rsidR="00D24A07" w:rsidRDefault="00000000">
                            <w:pPr>
                              <w:snapToGrid w:val="0"/>
                            </w:pPr>
                            <w:r>
                              <w:rPr>
                                <w:rFonts w:eastAsia="仿宋"/>
                                <w:sz w:val="24"/>
                              </w:rPr>
                              <w:t>隶书</w:t>
                            </w:r>
                            <w:r>
                              <w:rPr>
                                <w:rFonts w:eastAsia="仿宋" w:hint="eastAsia"/>
                                <w:sz w:val="24"/>
                              </w:rPr>
                              <w:t>55</w:t>
                            </w:r>
                            <w:r>
                              <w:rPr>
                                <w:rFonts w:eastAsia="仿宋"/>
                                <w:sz w:val="24"/>
                              </w:rPr>
                              <w:t>号，居中</w:t>
                            </w:r>
                          </w:p>
                        </w:txbxContent>
                      </v:textbox>
                    </v:shape>
                  </w:pict>
                </mc:Fallback>
              </mc:AlternateContent>
            </w:r>
            <w:r>
              <w:rPr>
                <w:rFonts w:eastAsia="隶书"/>
                <w:sz w:val="110"/>
              </w:rPr>
              <w:t>毕</w:t>
            </w:r>
            <w:r>
              <w:rPr>
                <w:rFonts w:eastAsia="隶书"/>
                <w:sz w:val="110"/>
                <w:szCs w:val="110"/>
              </w:rPr>
              <w:t xml:space="preserve"> </w:t>
            </w:r>
            <w:r>
              <w:rPr>
                <w:rFonts w:eastAsia="隶书"/>
                <w:sz w:val="110"/>
              </w:rPr>
              <w:t>业</w:t>
            </w:r>
            <w:r>
              <w:rPr>
                <w:rFonts w:eastAsia="隶书"/>
                <w:sz w:val="110"/>
                <w:szCs w:val="110"/>
              </w:rPr>
              <w:t xml:space="preserve"> </w:t>
            </w:r>
            <w:r>
              <w:rPr>
                <w:rFonts w:eastAsia="隶书" w:hint="eastAsia"/>
                <w:color w:val="000000" w:themeColor="text1"/>
                <w:sz w:val="110"/>
              </w:rPr>
              <w:t>设</w:t>
            </w:r>
            <w:r>
              <w:rPr>
                <w:rFonts w:eastAsia="隶书"/>
                <w:color w:val="000000" w:themeColor="text1"/>
                <w:sz w:val="110"/>
              </w:rPr>
              <w:t xml:space="preserve"> </w:t>
            </w:r>
            <w:r>
              <w:rPr>
                <w:rFonts w:eastAsia="隶书" w:hint="eastAsia"/>
                <w:color w:val="000000" w:themeColor="text1"/>
                <w:sz w:val="110"/>
              </w:rPr>
              <w:t>计</w:t>
            </w:r>
          </w:p>
        </w:tc>
      </w:tr>
      <w:tr w:rsidR="00D24A07" w14:paraId="6C271286" w14:textId="77777777">
        <w:trPr>
          <w:trHeight w:val="553"/>
        </w:trPr>
        <w:tc>
          <w:tcPr>
            <w:tcW w:w="9136" w:type="dxa"/>
            <w:gridSpan w:val="4"/>
            <w:tcBorders>
              <w:top w:val="nil"/>
              <w:left w:val="nil"/>
              <w:bottom w:val="nil"/>
              <w:right w:val="nil"/>
            </w:tcBorders>
          </w:tcPr>
          <w:p w14:paraId="43F77C42" w14:textId="77777777" w:rsidR="00D24A07" w:rsidRDefault="00D24A07">
            <w:pPr>
              <w:rPr>
                <w:sz w:val="22"/>
                <w:szCs w:val="2"/>
              </w:rPr>
            </w:pPr>
          </w:p>
          <w:p w14:paraId="0866B6F0" w14:textId="77777777" w:rsidR="00D24A07" w:rsidRDefault="00D24A07">
            <w:pPr>
              <w:rPr>
                <w:sz w:val="22"/>
                <w:szCs w:val="2"/>
              </w:rPr>
            </w:pPr>
          </w:p>
          <w:p w14:paraId="6784C930" w14:textId="77777777" w:rsidR="00D24A07" w:rsidRDefault="00000000">
            <w:pPr>
              <w:rPr>
                <w:sz w:val="22"/>
                <w:szCs w:val="2"/>
              </w:rPr>
            </w:pPr>
            <w:r>
              <w:rPr>
                <w:noProof/>
                <w:sz w:val="110"/>
              </w:rPr>
              <mc:AlternateContent>
                <mc:Choice Requires="wps">
                  <w:drawing>
                    <wp:anchor distT="0" distB="0" distL="114300" distR="114300" simplePos="0" relativeHeight="251730944" behindDoc="0" locked="0" layoutInCell="1" allowOverlap="1" wp14:anchorId="7838145C" wp14:editId="1A71F62D">
                      <wp:simplePos x="0" y="0"/>
                      <wp:positionH relativeFrom="column">
                        <wp:posOffset>5231765</wp:posOffset>
                      </wp:positionH>
                      <wp:positionV relativeFrom="paragraph">
                        <wp:posOffset>36830</wp:posOffset>
                      </wp:positionV>
                      <wp:extent cx="1244600" cy="329565"/>
                      <wp:effectExtent l="147320" t="6350" r="17780" b="102235"/>
                      <wp:wrapNone/>
                      <wp:docPr id="2" name="矩形标注 73"/>
                      <wp:cNvGraphicFramePr/>
                      <a:graphic xmlns:a="http://schemas.openxmlformats.org/drawingml/2006/main">
                        <a:graphicData uri="http://schemas.microsoft.com/office/word/2010/wordprocessingShape">
                          <wps:wsp>
                            <wps:cNvSpPr/>
                            <wps:spPr>
                              <a:xfrm>
                                <a:off x="0" y="0"/>
                                <a:ext cx="1244600" cy="329565"/>
                              </a:xfrm>
                              <a:prstGeom prst="wedgeRoundRectCallout">
                                <a:avLst>
                                  <a:gd name="adj1" fmla="val -57818"/>
                                  <a:gd name="adj2" fmla="val 76888"/>
                                  <a:gd name="adj3" fmla="val 16667"/>
                                </a:avLst>
                              </a:prstGeom>
                              <a:noFill/>
                              <a:ln w="12700" cap="flat" cmpd="sng">
                                <a:solidFill>
                                  <a:srgbClr val="000000"/>
                                </a:solidFill>
                                <a:prstDash val="solid"/>
                                <a:miter/>
                                <a:headEnd type="none" w="med" len="med"/>
                                <a:tailEnd type="none" w="med" len="med"/>
                              </a:ln>
                            </wps:spPr>
                            <wps:txbx>
                              <w:txbxContent>
                                <w:p w14:paraId="767C943E" w14:textId="77777777" w:rsidR="00D24A07" w:rsidRDefault="00000000">
                                  <w:pPr>
                                    <w:snapToGrid w:val="0"/>
                                    <w:jc w:val="left"/>
                                  </w:pPr>
                                  <w:r>
                                    <w:rPr>
                                      <w:rFonts w:eastAsia="仿宋" w:hint="eastAsia"/>
                                      <w:sz w:val="24"/>
                                    </w:rPr>
                                    <w:t>隶书二号，居中</w:t>
                                  </w:r>
                                </w:p>
                              </w:txbxContent>
                            </wps:txbx>
                            <wps:bodyPr vert="horz" wrap="square" anchor="ctr" anchorCtr="0" upright="1"/>
                          </wps:wsp>
                        </a:graphicData>
                      </a:graphic>
                    </wp:anchor>
                  </w:drawing>
                </mc:Choice>
                <mc:Fallback>
                  <w:pict>
                    <v:shape w14:anchorId="7838145C" id="_x0000_s1038" type="#_x0000_t62" style="position:absolute;left:0;text-align:left;margin-left:411.95pt;margin-top:2.9pt;width:98pt;height:25.9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" adj="-1689,27408" filled="f" strokeweight="1pt">
                      <v:textbox>
                        <w:txbxContent>
                          <w:p w14:paraId="767C943E" w14:textId="77777777" w:rsidR="00D24A07" w:rsidRDefault="00000000">
                            <w:pPr>
                              <w:snapToGrid w:val="0"/>
                              <w:jc w:val="left"/>
                            </w:pPr>
                            <w:r>
                              <w:rPr>
                                <w:rFonts w:eastAsia="仿宋" w:hint="eastAsia"/>
                                <w:sz w:val="24"/>
                              </w:rPr>
                              <w:t>隶书二号，居中</w:t>
                            </w:r>
                          </w:p>
                        </w:txbxContent>
                      </v:textbox>
                    </v:shape>
                  </w:pict>
                </mc:Fallback>
              </mc:AlternateContent>
            </w:r>
          </w:p>
        </w:tc>
      </w:tr>
      <w:tr w:rsidR="00D24A07" w14:paraId="0BBE2858" w14:textId="77777777">
        <w:tc>
          <w:tcPr>
            <w:tcW w:w="9136" w:type="dxa"/>
            <w:gridSpan w:val="4"/>
            <w:tcBorders>
              <w:top w:val="nil"/>
              <w:left w:val="nil"/>
              <w:bottom w:val="nil"/>
              <w:right w:val="nil"/>
            </w:tcBorders>
            <w:vAlign w:val="center"/>
          </w:tcPr>
          <w:p w14:paraId="31FE8196" w14:textId="77777777" w:rsidR="00D24A07" w:rsidRDefault="00000000">
            <w:pPr>
              <w:spacing w:line="360" w:lineRule="auto"/>
              <w:jc w:val="center"/>
              <w:rPr>
                <w:sz w:val="24"/>
              </w:rPr>
            </w:pPr>
            <w:r>
              <w:rPr>
                <w:rFonts w:eastAsia="隶书"/>
                <w:sz w:val="44"/>
                <w:szCs w:val="44"/>
              </w:rPr>
              <w:t>对生物化学</w:t>
            </w:r>
            <w:r>
              <w:rPr>
                <w:rFonts w:eastAsia="隶书"/>
                <w:sz w:val="44"/>
                <w:szCs w:val="44"/>
              </w:rPr>
              <w:t>10</w:t>
            </w:r>
            <w:r>
              <w:rPr>
                <w:rFonts w:eastAsia="隶书"/>
                <w:sz w:val="44"/>
                <w:szCs w:val="44"/>
              </w:rPr>
              <w:t>种检测技术的视频解释</w:t>
            </w:r>
          </w:p>
        </w:tc>
      </w:tr>
      <w:tr w:rsidR="00D24A07" w14:paraId="3EFE66BC" w14:textId="77777777">
        <w:tc>
          <w:tcPr>
            <w:tcW w:w="9136" w:type="dxa"/>
            <w:gridSpan w:val="4"/>
            <w:tcBorders>
              <w:top w:val="nil"/>
              <w:left w:val="nil"/>
              <w:bottom w:val="nil"/>
              <w:right w:val="nil"/>
            </w:tcBorders>
          </w:tcPr>
          <w:p w14:paraId="191E6B13" w14:textId="77777777" w:rsidR="00D24A07" w:rsidRDefault="00000000">
            <w:pPr>
              <w:spacing w:line="360" w:lineRule="auto"/>
              <w:ind w:firstLine="1361"/>
              <w:jc w:val="center"/>
              <w:rPr>
                <w:sz w:val="24"/>
              </w:rPr>
            </w:pPr>
            <w:r>
              <w:rPr>
                <w:noProof/>
                <w:sz w:val="110"/>
              </w:rPr>
              <mc:AlternateContent>
                <mc:Choice Requires="wps">
                  <w:drawing>
                    <wp:anchor distT="0" distB="0" distL="114300" distR="114300" simplePos="0" relativeHeight="251721728" behindDoc="0" locked="0" layoutInCell="1" allowOverlap="1" wp14:anchorId="20FDCD6E" wp14:editId="43BEA776">
                      <wp:simplePos x="0" y="0"/>
                      <wp:positionH relativeFrom="column">
                        <wp:posOffset>4654550</wp:posOffset>
                      </wp:positionH>
                      <wp:positionV relativeFrom="paragraph">
                        <wp:posOffset>335280</wp:posOffset>
                      </wp:positionV>
                      <wp:extent cx="920750" cy="298450"/>
                      <wp:effectExtent l="259080" t="6350" r="20320" b="19050"/>
                      <wp:wrapNone/>
                      <wp:docPr id="106" name="矩形标注 73"/>
                      <wp:cNvGraphicFramePr/>
                      <a:graphic xmlns:a="http://schemas.openxmlformats.org/drawingml/2006/main">
                        <a:graphicData uri="http://schemas.microsoft.com/office/word/2010/wordprocessingShape">
                          <wps:wsp>
                            <wps:cNvSpPr/>
                            <wps:spPr>
                              <a:xfrm>
                                <a:off x="0" y="0"/>
                                <a:ext cx="920750" cy="298450"/>
                              </a:xfrm>
                              <a:prstGeom prst="wedgeRoundRectCallout">
                                <a:avLst>
                                  <a:gd name="adj1" fmla="val -73862"/>
                                  <a:gd name="adj2" fmla="val -40166"/>
                                  <a:gd name="adj3" fmla="val 16667"/>
                                </a:avLst>
                              </a:prstGeom>
                              <a:noFill/>
                              <a:ln w="12700" cap="flat" cmpd="sng">
                                <a:solidFill>
                                  <a:srgbClr val="000000"/>
                                </a:solidFill>
                                <a:prstDash val="solid"/>
                                <a:miter/>
                                <a:headEnd type="none" w="med" len="med"/>
                                <a:tailEnd type="none" w="med" len="med"/>
                              </a:ln>
                            </wps:spPr>
                            <wps:txbx>
                              <w:txbxContent>
                                <w:p w14:paraId="2B216C0C" w14:textId="77777777" w:rsidR="00D24A07" w:rsidRDefault="00000000">
                                  <w:pPr>
                                    <w:snapToGrid w:val="0"/>
                                    <w:rPr>
                                      <w:rFonts w:eastAsia="仿宋"/>
                                      <w:sz w:val="24"/>
                                    </w:rPr>
                                  </w:pPr>
                                  <w:r>
                                    <w:rPr>
                                      <w:rFonts w:eastAsia="仿宋" w:hint="eastAsia"/>
                                      <w:sz w:val="24"/>
                                    </w:rPr>
                                    <w:t>隶书小二</w:t>
                                  </w:r>
                                </w:p>
                                <w:p w14:paraId="3C3AD5D6" w14:textId="77777777" w:rsidR="00D24A07" w:rsidRDefault="00D24A07">
                                  <w:pPr>
                                    <w:jc w:val="center"/>
                                  </w:pPr>
                                </w:p>
                              </w:txbxContent>
                            </wps:txbx>
                            <wps:bodyPr vert="horz" wrap="square" anchor="ctr" anchorCtr="0" upright="1"/>
                          </wps:wsp>
                        </a:graphicData>
                      </a:graphic>
                    </wp:anchor>
                  </w:drawing>
                </mc:Choice>
                <mc:Fallback>
                  <w:pict>
                    <v:shape w14:anchorId="20FDCD6E" id="_x0000_s1039" type="#_x0000_t62" style="position:absolute;left:0;text-align:left;margin-left:366.5pt;margin-top:26.4pt;width:72.5pt;height:23.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" adj="-5154,2124" filled="f" strokeweight="1pt">
                      <v:textbox>
                        <w:txbxContent>
                          <w:p w14:paraId="2B216C0C" w14:textId="77777777" w:rsidR="00D24A07" w:rsidRDefault="00000000">
                            <w:pPr>
                              <w:snapToGrid w:val="0"/>
                              <w:rPr>
                                <w:rFonts w:eastAsia="仿宋"/>
                                <w:sz w:val="24"/>
                              </w:rPr>
                            </w:pPr>
                            <w:r>
                              <w:rPr>
                                <w:rFonts w:eastAsia="仿宋" w:hint="eastAsia"/>
                                <w:sz w:val="24"/>
                              </w:rPr>
                              <w:t>隶书小二</w:t>
                            </w:r>
                          </w:p>
                          <w:p w14:paraId="3C3AD5D6" w14:textId="77777777" w:rsidR="00D24A07" w:rsidRDefault="00D24A07">
                            <w:pPr>
                              <w:jc w:val="center"/>
                            </w:pPr>
                          </w:p>
                        </w:txbxContent>
                      </v:textbox>
                    </v:shape>
                  </w:pict>
                </mc:Fallback>
              </mc:AlternateContent>
            </w:r>
            <w:r>
              <w:rPr>
                <w:rFonts w:eastAsia="隶书"/>
                <w:sz w:val="32"/>
                <w:szCs w:val="32"/>
              </w:rPr>
              <w:t xml:space="preserve"> </w:t>
            </w:r>
            <w:r>
              <w:rPr>
                <w:rFonts w:eastAsia="隶书"/>
                <w:sz w:val="36"/>
                <w:szCs w:val="36"/>
              </w:rPr>
              <w:t>——</w:t>
            </w:r>
            <w:r>
              <w:rPr>
                <w:rFonts w:eastAsia="隶书"/>
                <w:sz w:val="36"/>
                <w:szCs w:val="36"/>
              </w:rPr>
              <w:t>以某企业为例</w:t>
            </w:r>
          </w:p>
        </w:tc>
      </w:tr>
      <w:tr w:rsidR="00D24A07" w14:paraId="6E2ED3CF" w14:textId="77777777">
        <w:trPr>
          <w:trHeight w:val="861"/>
        </w:trPr>
        <w:tc>
          <w:tcPr>
            <w:tcW w:w="9136" w:type="dxa"/>
            <w:gridSpan w:val="4"/>
            <w:tcBorders>
              <w:top w:val="nil"/>
              <w:left w:val="nil"/>
              <w:bottom w:val="nil"/>
              <w:right w:val="nil"/>
            </w:tcBorders>
          </w:tcPr>
          <w:p w14:paraId="40B801EE" w14:textId="77777777" w:rsidR="00D24A07" w:rsidRDefault="00D24A07">
            <w:pPr>
              <w:spacing w:line="360" w:lineRule="auto"/>
              <w:rPr>
                <w:sz w:val="24"/>
              </w:rPr>
            </w:pPr>
          </w:p>
        </w:tc>
      </w:tr>
      <w:tr w:rsidR="00D24A07" w14:paraId="19F0255A" w14:textId="77777777">
        <w:trPr>
          <w:trHeight w:val="23"/>
        </w:trPr>
        <w:tc>
          <w:tcPr>
            <w:tcW w:w="9136" w:type="dxa"/>
            <w:gridSpan w:val="4"/>
            <w:tcBorders>
              <w:top w:val="nil"/>
              <w:left w:val="nil"/>
              <w:bottom w:val="nil"/>
              <w:right w:val="nil"/>
            </w:tcBorders>
          </w:tcPr>
          <w:p w14:paraId="1580AFED" w14:textId="77777777" w:rsidR="00D24A07" w:rsidRDefault="00D24A07">
            <w:pPr>
              <w:spacing w:line="360" w:lineRule="auto"/>
              <w:rPr>
                <w:sz w:val="24"/>
              </w:rPr>
            </w:pPr>
          </w:p>
          <w:p w14:paraId="04E9D72A" w14:textId="77777777" w:rsidR="00D24A07" w:rsidRDefault="00D24A07">
            <w:pPr>
              <w:spacing w:line="360" w:lineRule="auto"/>
              <w:rPr>
                <w:sz w:val="24"/>
              </w:rPr>
            </w:pPr>
          </w:p>
        </w:tc>
      </w:tr>
      <w:tr w:rsidR="00D24A07" w14:paraId="433C5AB3" w14:textId="77777777">
        <w:trPr>
          <w:trHeight w:val="23"/>
        </w:trPr>
        <w:tc>
          <w:tcPr>
            <w:tcW w:w="1675" w:type="dxa"/>
            <w:tcBorders>
              <w:top w:val="nil"/>
              <w:left w:val="nil"/>
              <w:bottom w:val="nil"/>
              <w:right w:val="nil"/>
            </w:tcBorders>
          </w:tcPr>
          <w:p w14:paraId="2CD59EED" w14:textId="77777777" w:rsidR="00D24A07" w:rsidRDefault="00D24A07">
            <w:pPr>
              <w:spacing w:line="360" w:lineRule="auto"/>
              <w:rPr>
                <w:sz w:val="24"/>
              </w:rPr>
            </w:pPr>
          </w:p>
        </w:tc>
        <w:tc>
          <w:tcPr>
            <w:tcW w:w="2475" w:type="dxa"/>
            <w:tcBorders>
              <w:top w:val="nil"/>
              <w:left w:val="nil"/>
              <w:bottom w:val="nil"/>
              <w:right w:val="nil"/>
            </w:tcBorders>
          </w:tcPr>
          <w:p w14:paraId="1A3EAA8A" w14:textId="77777777" w:rsidR="00D24A07" w:rsidRDefault="00000000">
            <w:pPr>
              <w:spacing w:line="360" w:lineRule="auto"/>
              <w:jc w:val="center"/>
              <w:rPr>
                <w:rFonts w:eastAsia="隶书"/>
                <w:sz w:val="36"/>
              </w:rPr>
            </w:pPr>
            <w:r>
              <w:rPr>
                <w:noProof/>
                <w:sz w:val="24"/>
              </w:rPr>
              <mc:AlternateContent>
                <mc:Choice Requires="wps">
                  <w:drawing>
                    <wp:anchor distT="0" distB="0" distL="114300" distR="114300" simplePos="0" relativeHeight="251724800" behindDoc="0" locked="0" layoutInCell="1" allowOverlap="1" wp14:anchorId="042B440B" wp14:editId="0ADE1C3C">
                      <wp:simplePos x="0" y="0"/>
                      <wp:positionH relativeFrom="column">
                        <wp:posOffset>983615</wp:posOffset>
                      </wp:positionH>
                      <wp:positionV relativeFrom="page">
                        <wp:posOffset>-5134610</wp:posOffset>
                      </wp:positionV>
                      <wp:extent cx="1927225" cy="556260"/>
                      <wp:effectExtent l="0" t="0" r="15875" b="15240"/>
                      <wp:wrapNone/>
                      <wp:docPr id="107" name="文本框 10"/>
                      <wp:cNvGraphicFramePr/>
                      <a:graphic xmlns:a="http://schemas.openxmlformats.org/drawingml/2006/main">
                        <a:graphicData uri="http://schemas.microsoft.com/office/word/2010/wordprocessingShape">
                          <wps:wsp>
                            <wps:cNvSpPr txBox="1"/>
                            <wps:spPr>
                              <a:xfrm>
                                <a:off x="0" y="0"/>
                                <a:ext cx="1927225" cy="556260"/>
                              </a:xfrm>
                              <a:prstGeom prst="rect">
                                <a:avLst/>
                              </a:prstGeom>
                              <a:solidFill>
                                <a:srgbClr val="FFFFFF"/>
                              </a:solidFill>
                              <a:ln w="12700">
                                <a:noFill/>
                              </a:ln>
                            </wps:spPr>
                            <wps:txbx>
                              <w:txbxContent>
                                <w:p w14:paraId="48BA8DF5"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样张1(2)</w:t>
                                  </w:r>
                                </w:p>
                              </w:txbxContent>
                            </wps:txbx>
                            <wps:bodyPr vert="horz" wrap="square" anchor="t" anchorCtr="0" upright="1">
                              <a:noAutofit/>
                            </wps:bodyPr>
                          </wps:wsp>
                        </a:graphicData>
                      </a:graphic>
                    </wp:anchor>
                  </w:drawing>
                </mc:Choice>
                <mc:Fallback>
                  <w:pict>
                    <v:shape w14:anchorId="042B440B" id="_x0000_s1040" type="#_x0000_t202" style="position:absolute;left:0;text-align:left;margin-left:77.45pt;margin-top:-404.3pt;width:151.75pt;height:43.8pt;z-index:2517248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" stroked="f" strokeweight="1pt">
                      <v:textbox>
                        <w:txbxContent>
                          <w:p w14:paraId="48BA8DF5"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样张1(2)</w:t>
                            </w:r>
                          </w:p>
                        </w:txbxContent>
                      </v:textbox>
                      <w10:wrap anchory="page"/>
                    </v:shape>
                  </w:pict>
                </mc:Fallback>
              </mc:AlternateContent>
            </w:r>
            <w:r>
              <w:rPr>
                <w:noProof/>
                <w:sz w:val="110"/>
              </w:rPr>
              <mc:AlternateContent>
                <mc:Choice Requires="wps">
                  <w:drawing>
                    <wp:anchor distT="0" distB="0" distL="114300" distR="114300" simplePos="0" relativeHeight="251725824" behindDoc="0" locked="0" layoutInCell="1" allowOverlap="1" wp14:anchorId="05EDF328" wp14:editId="1495F257">
                      <wp:simplePos x="0" y="0"/>
                      <wp:positionH relativeFrom="column">
                        <wp:posOffset>-1070610</wp:posOffset>
                      </wp:positionH>
                      <wp:positionV relativeFrom="paragraph">
                        <wp:posOffset>163195</wp:posOffset>
                      </wp:positionV>
                      <wp:extent cx="883920" cy="325755"/>
                      <wp:effectExtent l="6350" t="6350" r="138430" b="10795"/>
                      <wp:wrapNone/>
                      <wp:docPr id="108" name="矩形标注 73"/>
                      <wp:cNvGraphicFramePr/>
                      <a:graphic xmlns:a="http://schemas.openxmlformats.org/drawingml/2006/main">
                        <a:graphicData uri="http://schemas.microsoft.com/office/word/2010/wordprocessingShape">
                          <wps:wsp>
                            <wps:cNvSpPr/>
                            <wps:spPr>
                              <a:xfrm rot="10800000">
                                <a:off x="0" y="0"/>
                                <a:ext cx="883920" cy="325755"/>
                              </a:xfrm>
                              <a:prstGeom prst="wedgeRoundRectCallout">
                                <a:avLst>
                                  <a:gd name="adj1" fmla="val -62685"/>
                                  <a:gd name="adj2" fmla="val 23889"/>
                                  <a:gd name="adj3" fmla="val 16667"/>
                                </a:avLst>
                              </a:prstGeom>
                              <a:noFill/>
                              <a:ln w="12700" cap="flat" cmpd="sng">
                                <a:solidFill>
                                  <a:srgbClr val="000000"/>
                                </a:solidFill>
                                <a:prstDash val="solid"/>
                                <a:miter/>
                                <a:headEnd type="none" w="med" len="med"/>
                                <a:tailEnd type="none" w="med" len="med"/>
                              </a:ln>
                            </wps:spPr>
                            <wps:txbx>
                              <w:txbxContent>
                                <w:p w14:paraId="5F9EAF73" w14:textId="77777777" w:rsidR="00D24A07" w:rsidRDefault="00000000">
                                  <w:pPr>
                                    <w:snapToGrid w:val="0"/>
                                    <w:rPr>
                                      <w:rFonts w:eastAsia="仿宋"/>
                                      <w:sz w:val="24"/>
                                    </w:rPr>
                                  </w:pPr>
                                  <w:r>
                                    <w:rPr>
                                      <w:rFonts w:eastAsia="仿宋" w:hint="eastAsia"/>
                                      <w:sz w:val="24"/>
                                    </w:rPr>
                                    <w:t>隶书小二</w:t>
                                  </w:r>
                                </w:p>
                              </w:txbxContent>
                            </wps:txbx>
                            <wps:bodyPr vert="horz" wrap="square" anchor="ctr" anchorCtr="0" upright="1"/>
                          </wps:wsp>
                        </a:graphicData>
                      </a:graphic>
                    </wp:anchor>
                  </w:drawing>
                </mc:Choice>
                <mc:Fallback>
                  <w:pict>
                    <v:shape w14:anchorId="05EDF328" id="_x0000_s1041" type="#_x0000_t62" style="position:absolute;left:0;text-align:left;margin-left:-84.3pt;margin-top:12.85pt;width:69.6pt;height:25.65pt;rotation:180;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" adj="-2740,15960" filled="f" strokeweight="1pt">
                      <v:textbox>
                        <w:txbxContent>
                          <w:p w14:paraId="5F9EAF73" w14:textId="77777777" w:rsidR="00D24A07" w:rsidRDefault="00000000">
                            <w:pPr>
                              <w:snapToGrid w:val="0"/>
                              <w:rPr>
                                <w:rFonts w:eastAsia="仿宋"/>
                                <w:sz w:val="24"/>
                              </w:rPr>
                            </w:pPr>
                            <w:r>
                              <w:rPr>
                                <w:rFonts w:eastAsia="仿宋" w:hint="eastAsia"/>
                                <w:sz w:val="24"/>
                              </w:rPr>
                              <w:t>隶书小二</w:t>
                            </w:r>
                          </w:p>
                        </w:txbxContent>
                      </v:textbox>
                    </v:shape>
                  </w:pict>
                </mc:Fallback>
              </mc:AlternateContent>
            </w:r>
            <w:r>
              <w:rPr>
                <w:rFonts w:eastAsia="隶书"/>
                <w:sz w:val="36"/>
              </w:rPr>
              <w:t>姓</w:t>
            </w:r>
            <w:r>
              <w:rPr>
                <w:rFonts w:eastAsia="隶书"/>
                <w:sz w:val="36"/>
              </w:rPr>
              <w:t xml:space="preserve">    </w:t>
            </w:r>
            <w:r>
              <w:rPr>
                <w:rFonts w:eastAsia="隶书"/>
                <w:sz w:val="36"/>
              </w:rPr>
              <w:t>名</w:t>
            </w:r>
          </w:p>
        </w:tc>
        <w:tc>
          <w:tcPr>
            <w:tcW w:w="3263" w:type="dxa"/>
            <w:tcBorders>
              <w:top w:val="nil"/>
              <w:left w:val="nil"/>
              <w:bottom w:val="nil"/>
              <w:right w:val="nil"/>
            </w:tcBorders>
          </w:tcPr>
          <w:p w14:paraId="71212BB3" w14:textId="77777777" w:rsidR="00D24A07" w:rsidRDefault="00000000">
            <w:pPr>
              <w:spacing w:line="360" w:lineRule="auto"/>
              <w:jc w:val="left"/>
              <w:rPr>
                <w:rFonts w:eastAsia="隶书"/>
                <w:sz w:val="36"/>
              </w:rPr>
            </w:pPr>
            <w:r>
              <w:rPr>
                <w:sz w:val="30"/>
              </w:rPr>
              <w:t>张三</w:t>
            </w:r>
          </w:p>
        </w:tc>
        <w:tc>
          <w:tcPr>
            <w:tcW w:w="1723" w:type="dxa"/>
            <w:tcBorders>
              <w:top w:val="nil"/>
              <w:left w:val="nil"/>
              <w:bottom w:val="nil"/>
              <w:right w:val="nil"/>
            </w:tcBorders>
          </w:tcPr>
          <w:p w14:paraId="20965B61" w14:textId="77777777" w:rsidR="00D24A07" w:rsidRDefault="00D24A07">
            <w:pPr>
              <w:spacing w:line="360" w:lineRule="auto"/>
              <w:rPr>
                <w:sz w:val="24"/>
              </w:rPr>
            </w:pPr>
          </w:p>
        </w:tc>
      </w:tr>
      <w:tr w:rsidR="00D24A07" w14:paraId="4F55209A" w14:textId="77777777">
        <w:trPr>
          <w:trHeight w:val="23"/>
        </w:trPr>
        <w:tc>
          <w:tcPr>
            <w:tcW w:w="1675" w:type="dxa"/>
            <w:tcBorders>
              <w:top w:val="nil"/>
              <w:left w:val="nil"/>
              <w:bottom w:val="nil"/>
              <w:right w:val="nil"/>
            </w:tcBorders>
          </w:tcPr>
          <w:p w14:paraId="7D706349" w14:textId="77777777" w:rsidR="00D24A07" w:rsidRDefault="00D24A07">
            <w:pPr>
              <w:spacing w:line="360" w:lineRule="auto"/>
              <w:rPr>
                <w:sz w:val="24"/>
              </w:rPr>
            </w:pPr>
          </w:p>
        </w:tc>
        <w:tc>
          <w:tcPr>
            <w:tcW w:w="2475" w:type="dxa"/>
            <w:tcBorders>
              <w:top w:val="nil"/>
              <w:left w:val="nil"/>
              <w:bottom w:val="nil"/>
              <w:right w:val="nil"/>
            </w:tcBorders>
          </w:tcPr>
          <w:p w14:paraId="5B9DD4B0" w14:textId="77777777" w:rsidR="00D24A07" w:rsidRDefault="00000000">
            <w:pPr>
              <w:spacing w:line="360" w:lineRule="auto"/>
              <w:jc w:val="center"/>
              <w:rPr>
                <w:rFonts w:eastAsia="隶书"/>
                <w:sz w:val="36"/>
              </w:rPr>
            </w:pPr>
            <w:r>
              <w:rPr>
                <w:rFonts w:eastAsia="隶书" w:hint="eastAsia"/>
                <w:sz w:val="36"/>
              </w:rPr>
              <w:t>学</w:t>
            </w:r>
            <w:r>
              <w:rPr>
                <w:rFonts w:eastAsia="隶书" w:hint="eastAsia"/>
                <w:sz w:val="36"/>
              </w:rPr>
              <w:t xml:space="preserve">    </w:t>
            </w:r>
            <w:r>
              <w:rPr>
                <w:rFonts w:eastAsia="隶书"/>
                <w:sz w:val="36"/>
              </w:rPr>
              <w:t>院</w:t>
            </w:r>
          </w:p>
        </w:tc>
        <w:tc>
          <w:tcPr>
            <w:tcW w:w="3263" w:type="dxa"/>
            <w:tcBorders>
              <w:top w:val="nil"/>
              <w:left w:val="nil"/>
              <w:bottom w:val="nil"/>
              <w:right w:val="nil"/>
            </w:tcBorders>
          </w:tcPr>
          <w:p w14:paraId="50F556CD" w14:textId="77777777" w:rsidR="00D24A07" w:rsidRDefault="00000000">
            <w:pPr>
              <w:spacing w:line="360" w:lineRule="auto"/>
              <w:jc w:val="left"/>
              <w:rPr>
                <w:rFonts w:eastAsia="隶书"/>
                <w:sz w:val="36"/>
              </w:rPr>
            </w:pPr>
            <w:r>
              <w:rPr>
                <w:sz w:val="30"/>
              </w:rPr>
              <w:t>农业与生物学院</w:t>
            </w:r>
          </w:p>
        </w:tc>
        <w:tc>
          <w:tcPr>
            <w:tcW w:w="1723" w:type="dxa"/>
            <w:tcBorders>
              <w:top w:val="nil"/>
              <w:left w:val="nil"/>
              <w:bottom w:val="nil"/>
              <w:right w:val="nil"/>
            </w:tcBorders>
          </w:tcPr>
          <w:p w14:paraId="6F0FE1C4" w14:textId="77777777" w:rsidR="00D24A07" w:rsidRDefault="00D24A07">
            <w:pPr>
              <w:spacing w:line="360" w:lineRule="auto"/>
              <w:rPr>
                <w:sz w:val="24"/>
              </w:rPr>
            </w:pPr>
          </w:p>
        </w:tc>
      </w:tr>
      <w:tr w:rsidR="00D24A07" w14:paraId="63B31B6A" w14:textId="77777777">
        <w:trPr>
          <w:trHeight w:val="23"/>
        </w:trPr>
        <w:tc>
          <w:tcPr>
            <w:tcW w:w="1675" w:type="dxa"/>
            <w:tcBorders>
              <w:top w:val="nil"/>
              <w:left w:val="nil"/>
              <w:bottom w:val="nil"/>
              <w:right w:val="nil"/>
            </w:tcBorders>
          </w:tcPr>
          <w:p w14:paraId="0FD08C4A" w14:textId="77777777" w:rsidR="00D24A07" w:rsidRDefault="00D24A07">
            <w:pPr>
              <w:spacing w:line="360" w:lineRule="auto"/>
              <w:rPr>
                <w:sz w:val="24"/>
              </w:rPr>
            </w:pPr>
          </w:p>
        </w:tc>
        <w:tc>
          <w:tcPr>
            <w:tcW w:w="2475" w:type="dxa"/>
            <w:tcBorders>
              <w:top w:val="nil"/>
              <w:left w:val="nil"/>
              <w:bottom w:val="nil"/>
              <w:right w:val="nil"/>
            </w:tcBorders>
          </w:tcPr>
          <w:p w14:paraId="4EA2AC47" w14:textId="77777777" w:rsidR="00D24A07" w:rsidRDefault="00000000">
            <w:pPr>
              <w:spacing w:line="360" w:lineRule="auto"/>
              <w:jc w:val="center"/>
              <w:rPr>
                <w:rFonts w:eastAsia="隶书"/>
                <w:sz w:val="36"/>
              </w:rPr>
            </w:pPr>
            <w:r>
              <w:rPr>
                <w:noProof/>
                <w:sz w:val="110"/>
              </w:rPr>
              <mc:AlternateContent>
                <mc:Choice Requires="wps">
                  <w:drawing>
                    <wp:anchor distT="0" distB="0" distL="114300" distR="114300" simplePos="0" relativeHeight="251726848" behindDoc="0" locked="0" layoutInCell="1" allowOverlap="1" wp14:anchorId="577EBEE8" wp14:editId="346EB92D">
                      <wp:simplePos x="0" y="0"/>
                      <wp:positionH relativeFrom="column">
                        <wp:posOffset>-1314450</wp:posOffset>
                      </wp:positionH>
                      <wp:positionV relativeFrom="paragraph">
                        <wp:posOffset>99695</wp:posOffset>
                      </wp:positionV>
                      <wp:extent cx="1350645" cy="382270"/>
                      <wp:effectExtent l="6350" t="6350" r="205105" b="11430"/>
                      <wp:wrapNone/>
                      <wp:docPr id="109" name="矩形标注 73"/>
                      <wp:cNvGraphicFramePr/>
                      <a:graphic xmlns:a="http://schemas.openxmlformats.org/drawingml/2006/main">
                        <a:graphicData uri="http://schemas.microsoft.com/office/word/2010/wordprocessingShape">
                          <wps:wsp>
                            <wps:cNvSpPr/>
                            <wps:spPr>
                              <a:xfrm rot="10800000">
                                <a:off x="0" y="0"/>
                                <a:ext cx="1350645" cy="382270"/>
                              </a:xfrm>
                              <a:prstGeom prst="wedgeRoundRectCallout">
                                <a:avLst>
                                  <a:gd name="adj1" fmla="val -62685"/>
                                  <a:gd name="adj2" fmla="val 23889"/>
                                  <a:gd name="adj3" fmla="val 16667"/>
                                </a:avLst>
                              </a:prstGeom>
                              <a:noFill/>
                              <a:ln w="12700" cap="flat" cmpd="sng">
                                <a:solidFill>
                                  <a:srgbClr val="000000"/>
                                </a:solidFill>
                                <a:prstDash val="solid"/>
                                <a:miter/>
                                <a:headEnd type="none" w="med" len="med"/>
                                <a:tailEnd type="none" w="med" len="med"/>
                              </a:ln>
                            </wps:spPr>
                            <wps:txbx>
                              <w:txbxContent>
                                <w:p w14:paraId="397BB5BE" w14:textId="77777777" w:rsidR="00D24A07" w:rsidRDefault="00000000">
                                  <w:pPr>
                                    <w:snapToGrid w:val="0"/>
                                    <w:rPr>
                                      <w:rFonts w:eastAsia="仿宋"/>
                                      <w:sz w:val="24"/>
                                    </w:rPr>
                                  </w:pPr>
                                  <w:r>
                                    <w:rPr>
                                      <w:rFonts w:eastAsia="仿宋" w:hint="eastAsia"/>
                                      <w:sz w:val="24"/>
                                    </w:rPr>
                                    <w:t>专业要写全称</w:t>
                                  </w:r>
                                </w:p>
                                <w:p w14:paraId="59F80447" w14:textId="77777777" w:rsidR="00D24A07" w:rsidRDefault="00D24A07"/>
                              </w:txbxContent>
                            </wps:txbx>
                            <wps:bodyPr vert="horz" wrap="square" anchor="ctr" anchorCtr="0" upright="1"/>
                          </wps:wsp>
                        </a:graphicData>
                      </a:graphic>
                    </wp:anchor>
                  </w:drawing>
                </mc:Choice>
                <mc:Fallback>
                  <w:pict>
                    <v:shape w14:anchorId="577EBEE8" id="_x0000_s1042" type="#_x0000_t62" style="position:absolute;left:0;text-align:left;margin-left:-103.5pt;margin-top:7.85pt;width:106.35pt;height:30.1pt;rotation:180;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" adj="-2740,15960" filled="f" strokeweight="1pt">
                      <v:textbox>
                        <w:txbxContent>
                          <w:p w14:paraId="397BB5BE" w14:textId="77777777" w:rsidR="00D24A07" w:rsidRDefault="00000000">
                            <w:pPr>
                              <w:snapToGrid w:val="0"/>
                              <w:rPr>
                                <w:rFonts w:eastAsia="仿宋"/>
                                <w:sz w:val="24"/>
                              </w:rPr>
                            </w:pPr>
                            <w:r>
                              <w:rPr>
                                <w:rFonts w:eastAsia="仿宋" w:hint="eastAsia"/>
                                <w:sz w:val="24"/>
                              </w:rPr>
                              <w:t>专业要写全称</w:t>
                            </w:r>
                          </w:p>
                          <w:p w14:paraId="59F80447" w14:textId="77777777" w:rsidR="00D24A07" w:rsidRDefault="00D24A07"/>
                        </w:txbxContent>
                      </v:textbox>
                    </v:shape>
                  </w:pict>
                </mc:Fallback>
              </mc:AlternateContent>
            </w:r>
            <w:r>
              <w:rPr>
                <w:rFonts w:eastAsia="隶书"/>
                <w:sz w:val="36"/>
              </w:rPr>
              <w:t>专业班级</w:t>
            </w:r>
          </w:p>
        </w:tc>
        <w:tc>
          <w:tcPr>
            <w:tcW w:w="3263" w:type="dxa"/>
            <w:tcBorders>
              <w:top w:val="nil"/>
              <w:left w:val="nil"/>
              <w:bottom w:val="nil"/>
              <w:right w:val="nil"/>
            </w:tcBorders>
          </w:tcPr>
          <w:p w14:paraId="51B7FEE0" w14:textId="77777777" w:rsidR="00D24A07" w:rsidRDefault="00000000">
            <w:pPr>
              <w:spacing w:line="360" w:lineRule="auto"/>
              <w:jc w:val="left"/>
              <w:rPr>
                <w:rFonts w:eastAsia="隶书"/>
                <w:sz w:val="36"/>
              </w:rPr>
            </w:pPr>
            <w:r>
              <w:rPr>
                <w:noProof/>
                <w:sz w:val="110"/>
              </w:rPr>
              <mc:AlternateContent>
                <mc:Choice Requires="wps">
                  <w:drawing>
                    <wp:anchor distT="0" distB="0" distL="114300" distR="114300" simplePos="0" relativeHeight="251727872" behindDoc="0" locked="0" layoutInCell="1" allowOverlap="1" wp14:anchorId="16C2C699" wp14:editId="4949877D">
                      <wp:simplePos x="0" y="0"/>
                      <wp:positionH relativeFrom="column">
                        <wp:posOffset>1417320</wp:posOffset>
                      </wp:positionH>
                      <wp:positionV relativeFrom="paragraph">
                        <wp:posOffset>105410</wp:posOffset>
                      </wp:positionV>
                      <wp:extent cx="1998980" cy="554355"/>
                      <wp:effectExtent l="394970" t="6350" r="6350" b="10795"/>
                      <wp:wrapNone/>
                      <wp:docPr id="110" name="矩形标注 73"/>
                      <wp:cNvGraphicFramePr/>
                      <a:graphic xmlns:a="http://schemas.openxmlformats.org/drawingml/2006/main">
                        <a:graphicData uri="http://schemas.microsoft.com/office/word/2010/wordprocessingShape">
                          <wps:wsp>
                            <wps:cNvSpPr/>
                            <wps:spPr>
                              <a:xfrm>
                                <a:off x="0" y="0"/>
                                <a:ext cx="1998980" cy="554355"/>
                              </a:xfrm>
                              <a:prstGeom prst="wedgeRoundRectCallout">
                                <a:avLst>
                                  <a:gd name="adj1" fmla="val -68083"/>
                                  <a:gd name="adj2" fmla="val -23875"/>
                                  <a:gd name="adj3" fmla="val 16667"/>
                                </a:avLst>
                              </a:prstGeom>
                              <a:noFill/>
                              <a:ln w="12700" cap="flat" cmpd="sng">
                                <a:solidFill>
                                  <a:srgbClr val="000000"/>
                                </a:solidFill>
                                <a:prstDash val="solid"/>
                                <a:miter/>
                                <a:headEnd type="none" w="med" len="med"/>
                                <a:tailEnd type="none" w="med" len="med"/>
                              </a:ln>
                            </wps:spPr>
                            <wps:txbx>
                              <w:txbxContent>
                                <w:p w14:paraId="29F34523" w14:textId="77777777" w:rsidR="00D24A07" w:rsidRDefault="00000000">
                                  <w:pPr>
                                    <w:snapToGrid w:val="0"/>
                                    <w:rPr>
                                      <w:rFonts w:eastAsia="仿宋"/>
                                      <w:sz w:val="24"/>
                                    </w:rPr>
                                  </w:pPr>
                                  <w:r>
                                    <w:rPr>
                                      <w:rFonts w:eastAsia="仿宋" w:hint="eastAsia"/>
                                      <w:sz w:val="24"/>
                                    </w:rPr>
                                    <w:t>文字：宋体小三</w:t>
                                  </w:r>
                                  <w:r>
                                    <w:rPr>
                                      <w:rFonts w:eastAsia="仿宋" w:hint="eastAsia"/>
                                      <w:sz w:val="24"/>
                                    </w:rPr>
                                    <w:t xml:space="preserve"> </w:t>
                                  </w:r>
                                </w:p>
                                <w:p w14:paraId="74B01CBD" w14:textId="77777777" w:rsidR="00D24A07" w:rsidRDefault="00000000">
                                  <w:pPr>
                                    <w:snapToGrid w:val="0"/>
                                  </w:pPr>
                                  <w:r>
                                    <w:rPr>
                                      <w:rFonts w:eastAsia="仿宋" w:hint="eastAsia"/>
                                      <w:sz w:val="24"/>
                                    </w:rPr>
                                    <w:t>数字：</w:t>
                                  </w:r>
                                  <w:r>
                                    <w:rPr>
                                      <w:rFonts w:eastAsia="仿宋" w:hint="eastAsia"/>
                                      <w:sz w:val="24"/>
                                    </w:rPr>
                                    <w:t xml:space="preserve">Times New Roman </w:t>
                                  </w:r>
                                </w:p>
                              </w:txbxContent>
                            </wps:txbx>
                            <wps:bodyPr vert="horz" wrap="square" anchor="ctr" anchorCtr="0" upright="1"/>
                          </wps:wsp>
                        </a:graphicData>
                      </a:graphic>
                    </wp:anchor>
                  </w:drawing>
                </mc:Choice>
                <mc:Fallback>
                  <w:pict>
                    <v:shape w14:anchorId="16C2C699" id="_x0000_s1043" type="#_x0000_t62" style="position:absolute;margin-left:111.6pt;margin-top:8.3pt;width:157.4pt;height:43.6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" adj="-3906,5643" filled="f" strokeweight="1pt">
                      <v:textbox>
                        <w:txbxContent>
                          <w:p w14:paraId="29F34523" w14:textId="77777777" w:rsidR="00D24A07" w:rsidRDefault="00000000">
                            <w:pPr>
                              <w:snapToGrid w:val="0"/>
                              <w:rPr>
                                <w:rFonts w:eastAsia="仿宋"/>
                                <w:sz w:val="24"/>
                              </w:rPr>
                            </w:pPr>
                            <w:r>
                              <w:rPr>
                                <w:rFonts w:eastAsia="仿宋" w:hint="eastAsia"/>
                                <w:sz w:val="24"/>
                              </w:rPr>
                              <w:t>文字：宋体小三</w:t>
                            </w:r>
                            <w:r>
                              <w:rPr>
                                <w:rFonts w:eastAsia="仿宋" w:hint="eastAsia"/>
                                <w:sz w:val="24"/>
                              </w:rPr>
                              <w:t xml:space="preserve"> </w:t>
                            </w:r>
                          </w:p>
                          <w:p w14:paraId="74B01CBD" w14:textId="77777777" w:rsidR="00D24A07" w:rsidRDefault="00000000">
                            <w:pPr>
                              <w:snapToGrid w:val="0"/>
                            </w:pPr>
                            <w:r>
                              <w:rPr>
                                <w:rFonts w:eastAsia="仿宋" w:hint="eastAsia"/>
                                <w:sz w:val="24"/>
                              </w:rPr>
                              <w:t>数字：</w:t>
                            </w:r>
                            <w:r>
                              <w:rPr>
                                <w:rFonts w:eastAsia="仿宋" w:hint="eastAsia"/>
                                <w:sz w:val="24"/>
                              </w:rPr>
                              <w:t xml:space="preserve">Times New Roman </w:t>
                            </w:r>
                          </w:p>
                        </w:txbxContent>
                      </v:textbox>
                    </v:shape>
                  </w:pict>
                </mc:Fallback>
              </mc:AlternateContent>
            </w:r>
            <w:r>
              <w:rPr>
                <w:sz w:val="30"/>
              </w:rPr>
              <w:t>生物技术</w:t>
            </w:r>
            <w:r>
              <w:rPr>
                <w:sz w:val="30"/>
              </w:rPr>
              <w:t>2</w:t>
            </w:r>
            <w:r>
              <w:rPr>
                <w:rFonts w:hint="eastAsia"/>
                <w:sz w:val="30"/>
              </w:rPr>
              <w:t>2</w:t>
            </w:r>
            <w:r>
              <w:rPr>
                <w:sz w:val="30"/>
              </w:rPr>
              <w:t>1</w:t>
            </w:r>
            <w:r>
              <w:rPr>
                <w:sz w:val="30"/>
              </w:rPr>
              <w:t>班</w:t>
            </w:r>
          </w:p>
        </w:tc>
        <w:tc>
          <w:tcPr>
            <w:tcW w:w="1723" w:type="dxa"/>
            <w:tcBorders>
              <w:top w:val="nil"/>
              <w:left w:val="nil"/>
              <w:bottom w:val="nil"/>
              <w:right w:val="nil"/>
            </w:tcBorders>
          </w:tcPr>
          <w:p w14:paraId="1AB9C479" w14:textId="77777777" w:rsidR="00D24A07" w:rsidRDefault="00D24A07">
            <w:pPr>
              <w:spacing w:line="360" w:lineRule="auto"/>
              <w:rPr>
                <w:sz w:val="24"/>
              </w:rPr>
            </w:pPr>
          </w:p>
        </w:tc>
      </w:tr>
      <w:tr w:rsidR="00D24A07" w14:paraId="1D59EE51" w14:textId="77777777">
        <w:trPr>
          <w:trHeight w:val="23"/>
        </w:trPr>
        <w:tc>
          <w:tcPr>
            <w:tcW w:w="1675" w:type="dxa"/>
            <w:tcBorders>
              <w:top w:val="nil"/>
              <w:left w:val="nil"/>
              <w:bottom w:val="nil"/>
              <w:right w:val="nil"/>
            </w:tcBorders>
          </w:tcPr>
          <w:p w14:paraId="692F99F5" w14:textId="77777777" w:rsidR="00D24A07" w:rsidRDefault="00D24A07">
            <w:pPr>
              <w:spacing w:line="360" w:lineRule="auto"/>
              <w:rPr>
                <w:sz w:val="24"/>
              </w:rPr>
            </w:pPr>
          </w:p>
        </w:tc>
        <w:tc>
          <w:tcPr>
            <w:tcW w:w="2475" w:type="dxa"/>
            <w:tcBorders>
              <w:top w:val="nil"/>
              <w:left w:val="nil"/>
              <w:bottom w:val="nil"/>
              <w:right w:val="nil"/>
            </w:tcBorders>
          </w:tcPr>
          <w:p w14:paraId="62322DC9" w14:textId="77777777" w:rsidR="00D24A07" w:rsidRDefault="00000000">
            <w:pPr>
              <w:spacing w:line="360" w:lineRule="auto"/>
              <w:jc w:val="center"/>
              <w:rPr>
                <w:rFonts w:eastAsia="隶书"/>
                <w:sz w:val="36"/>
              </w:rPr>
            </w:pPr>
            <w:r>
              <w:rPr>
                <w:rFonts w:eastAsia="隶书"/>
                <w:sz w:val="36"/>
              </w:rPr>
              <w:t>学</w:t>
            </w:r>
            <w:r>
              <w:rPr>
                <w:rFonts w:eastAsia="隶书"/>
                <w:sz w:val="36"/>
              </w:rPr>
              <w:t xml:space="preserve">    </w:t>
            </w:r>
            <w:r>
              <w:rPr>
                <w:rFonts w:eastAsia="隶书"/>
                <w:sz w:val="36"/>
              </w:rPr>
              <w:t>号</w:t>
            </w:r>
          </w:p>
        </w:tc>
        <w:tc>
          <w:tcPr>
            <w:tcW w:w="3263" w:type="dxa"/>
            <w:tcBorders>
              <w:top w:val="nil"/>
              <w:left w:val="nil"/>
              <w:bottom w:val="nil"/>
              <w:right w:val="nil"/>
            </w:tcBorders>
          </w:tcPr>
          <w:p w14:paraId="3A13536F" w14:textId="77777777" w:rsidR="00D24A07" w:rsidRDefault="00000000">
            <w:pPr>
              <w:spacing w:line="360" w:lineRule="auto"/>
              <w:jc w:val="left"/>
              <w:rPr>
                <w:rFonts w:eastAsia="隶书"/>
                <w:sz w:val="36"/>
              </w:rPr>
            </w:pPr>
            <w:r>
              <w:rPr>
                <w:sz w:val="30"/>
              </w:rPr>
              <w:t>202</w:t>
            </w:r>
            <w:r>
              <w:rPr>
                <w:rFonts w:hint="eastAsia"/>
                <w:sz w:val="30"/>
              </w:rPr>
              <w:t>2</w:t>
            </w:r>
            <w:r>
              <w:rPr>
                <w:sz w:val="30"/>
              </w:rPr>
              <w:t>20414133</w:t>
            </w:r>
          </w:p>
        </w:tc>
        <w:tc>
          <w:tcPr>
            <w:tcW w:w="1723" w:type="dxa"/>
            <w:tcBorders>
              <w:top w:val="nil"/>
              <w:left w:val="nil"/>
              <w:bottom w:val="nil"/>
              <w:right w:val="nil"/>
            </w:tcBorders>
          </w:tcPr>
          <w:p w14:paraId="127493E2" w14:textId="77777777" w:rsidR="00D24A07" w:rsidRDefault="00D24A07">
            <w:pPr>
              <w:spacing w:line="360" w:lineRule="auto"/>
              <w:rPr>
                <w:sz w:val="18"/>
                <w:szCs w:val="15"/>
              </w:rPr>
            </w:pPr>
          </w:p>
        </w:tc>
      </w:tr>
      <w:tr w:rsidR="00D24A07" w14:paraId="7A3889F8" w14:textId="77777777">
        <w:trPr>
          <w:trHeight w:val="23"/>
        </w:trPr>
        <w:tc>
          <w:tcPr>
            <w:tcW w:w="1675" w:type="dxa"/>
            <w:tcBorders>
              <w:top w:val="nil"/>
              <w:left w:val="nil"/>
              <w:bottom w:val="nil"/>
              <w:right w:val="nil"/>
            </w:tcBorders>
          </w:tcPr>
          <w:p w14:paraId="1E184928" w14:textId="77777777" w:rsidR="00D24A07" w:rsidRDefault="00D24A07">
            <w:pPr>
              <w:spacing w:line="360" w:lineRule="auto"/>
              <w:rPr>
                <w:sz w:val="24"/>
              </w:rPr>
            </w:pPr>
          </w:p>
        </w:tc>
        <w:tc>
          <w:tcPr>
            <w:tcW w:w="2475" w:type="dxa"/>
            <w:tcBorders>
              <w:top w:val="nil"/>
              <w:left w:val="nil"/>
              <w:bottom w:val="nil"/>
              <w:right w:val="nil"/>
            </w:tcBorders>
          </w:tcPr>
          <w:p w14:paraId="24BB520F" w14:textId="77777777" w:rsidR="00D24A07" w:rsidRDefault="00000000">
            <w:pPr>
              <w:spacing w:line="360" w:lineRule="auto"/>
              <w:jc w:val="center"/>
              <w:rPr>
                <w:rFonts w:eastAsia="隶书"/>
                <w:sz w:val="36"/>
              </w:rPr>
            </w:pPr>
            <w:r>
              <w:rPr>
                <w:noProof/>
                <w:sz w:val="110"/>
              </w:rPr>
              <mc:AlternateContent>
                <mc:Choice Requires="wps">
                  <w:drawing>
                    <wp:anchor distT="0" distB="0" distL="114300" distR="114300" simplePos="0" relativeHeight="251728896" behindDoc="0" locked="0" layoutInCell="1" allowOverlap="1" wp14:anchorId="24DFB12F" wp14:editId="349D2BB2">
                      <wp:simplePos x="0" y="0"/>
                      <wp:positionH relativeFrom="column">
                        <wp:posOffset>-1471295</wp:posOffset>
                      </wp:positionH>
                      <wp:positionV relativeFrom="paragraph">
                        <wp:posOffset>349250</wp:posOffset>
                      </wp:positionV>
                      <wp:extent cx="1495425" cy="855345"/>
                      <wp:effectExtent l="6350" t="6350" r="212725" b="14605"/>
                      <wp:wrapNone/>
                      <wp:docPr id="111" name="矩形标注 73"/>
                      <wp:cNvGraphicFramePr/>
                      <a:graphic xmlns:a="http://schemas.openxmlformats.org/drawingml/2006/main">
                        <a:graphicData uri="http://schemas.microsoft.com/office/word/2010/wordprocessingShape">
                          <wps:wsp>
                            <wps:cNvSpPr/>
                            <wps:spPr>
                              <a:xfrm rot="10800000">
                                <a:off x="0" y="0"/>
                                <a:ext cx="1495425" cy="855345"/>
                              </a:xfrm>
                              <a:prstGeom prst="wedgeRoundRectCallout">
                                <a:avLst>
                                  <a:gd name="adj1" fmla="val -62685"/>
                                  <a:gd name="adj2" fmla="val 23889"/>
                                  <a:gd name="adj3" fmla="val 16667"/>
                                </a:avLst>
                              </a:prstGeom>
                              <a:noFill/>
                              <a:ln w="12700" cap="flat" cmpd="sng">
                                <a:solidFill>
                                  <a:srgbClr val="000000"/>
                                </a:solidFill>
                                <a:prstDash val="solid"/>
                                <a:miter/>
                                <a:headEnd type="none" w="med" len="med"/>
                                <a:tailEnd type="none" w="med" len="med"/>
                              </a:ln>
                            </wps:spPr>
                            <wps:txbx>
                              <w:txbxContent>
                                <w:p w14:paraId="20BC4824" w14:textId="77777777" w:rsidR="00D24A07" w:rsidRDefault="00000000">
                                  <w:pPr>
                                    <w:snapToGrid w:val="0"/>
                                    <w:rPr>
                                      <w:rFonts w:eastAsia="仿宋"/>
                                      <w:sz w:val="24"/>
                                    </w:rPr>
                                  </w:pPr>
                                  <w:r>
                                    <w:rPr>
                                      <w:rFonts w:eastAsia="仿宋" w:hint="eastAsia"/>
                                      <w:sz w:val="24"/>
                                    </w:rPr>
                                    <w:t>校内导师：职称，</w:t>
                                  </w:r>
                                </w:p>
                                <w:p w14:paraId="72284892" w14:textId="77777777" w:rsidR="00D24A07" w:rsidRDefault="00000000">
                                  <w:pPr>
                                    <w:snapToGrid w:val="0"/>
                                    <w:rPr>
                                      <w:rFonts w:eastAsia="仿宋"/>
                                      <w:sz w:val="24"/>
                                    </w:rPr>
                                  </w:pPr>
                                  <w:r>
                                    <w:rPr>
                                      <w:rFonts w:eastAsia="仿宋" w:hint="eastAsia"/>
                                      <w:sz w:val="24"/>
                                    </w:rPr>
                                    <w:t>校外导师：首选是职称，也可是职务</w:t>
                                  </w:r>
                                </w:p>
                              </w:txbxContent>
                            </wps:txbx>
                            <wps:bodyPr vert="horz" wrap="square" anchor="ctr" anchorCtr="0" upright="1"/>
                          </wps:wsp>
                        </a:graphicData>
                      </a:graphic>
                    </wp:anchor>
                  </w:drawing>
                </mc:Choice>
                <mc:Fallback>
                  <w:pict>
                    <v:shape w14:anchorId="24DFB12F" id="_x0000_s1044" type="#_x0000_t62" style="position:absolute;left:0;text-align:left;margin-left:-115.85pt;margin-top:27.5pt;width:117.75pt;height:67.35pt;rotation:180;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" adj="-2740,15960" filled="f" strokeweight="1pt">
                      <v:textbox>
                        <w:txbxContent>
                          <w:p w14:paraId="20BC4824" w14:textId="77777777" w:rsidR="00D24A07" w:rsidRDefault="00000000">
                            <w:pPr>
                              <w:snapToGrid w:val="0"/>
                              <w:rPr>
                                <w:rFonts w:eastAsia="仿宋"/>
                                <w:sz w:val="24"/>
                              </w:rPr>
                            </w:pPr>
                            <w:r>
                              <w:rPr>
                                <w:rFonts w:eastAsia="仿宋" w:hint="eastAsia"/>
                                <w:sz w:val="24"/>
                              </w:rPr>
                              <w:t>校内导师：职称，</w:t>
                            </w:r>
                          </w:p>
                          <w:p w14:paraId="72284892" w14:textId="77777777" w:rsidR="00D24A07" w:rsidRDefault="00000000">
                            <w:pPr>
                              <w:snapToGrid w:val="0"/>
                              <w:rPr>
                                <w:rFonts w:eastAsia="仿宋"/>
                                <w:sz w:val="24"/>
                              </w:rPr>
                            </w:pPr>
                            <w:r>
                              <w:rPr>
                                <w:rFonts w:eastAsia="仿宋" w:hint="eastAsia"/>
                                <w:sz w:val="24"/>
                              </w:rPr>
                              <w:t>校外导师：首选是职称，也可是职务</w:t>
                            </w:r>
                          </w:p>
                        </w:txbxContent>
                      </v:textbox>
                    </v:shape>
                  </w:pict>
                </mc:Fallback>
              </mc:AlternateContent>
            </w:r>
            <w:r>
              <w:rPr>
                <w:rFonts w:eastAsia="隶书"/>
                <w:sz w:val="36"/>
              </w:rPr>
              <w:t>指导教师</w:t>
            </w:r>
          </w:p>
        </w:tc>
        <w:tc>
          <w:tcPr>
            <w:tcW w:w="4986" w:type="dxa"/>
            <w:gridSpan w:val="2"/>
            <w:tcBorders>
              <w:top w:val="nil"/>
              <w:left w:val="nil"/>
              <w:bottom w:val="nil"/>
              <w:right w:val="nil"/>
            </w:tcBorders>
          </w:tcPr>
          <w:p w14:paraId="4147CAB6" w14:textId="77777777" w:rsidR="00D24A07" w:rsidRDefault="00000000">
            <w:pPr>
              <w:spacing w:line="360" w:lineRule="auto"/>
              <w:rPr>
                <w:sz w:val="18"/>
                <w:szCs w:val="15"/>
              </w:rPr>
            </w:pPr>
            <w:r>
              <w:rPr>
                <w:noProof/>
                <w:sz w:val="110"/>
              </w:rPr>
              <mc:AlternateContent>
                <mc:Choice Requires="wps">
                  <w:drawing>
                    <wp:anchor distT="0" distB="0" distL="114300" distR="114300" simplePos="0" relativeHeight="251729920" behindDoc="0" locked="0" layoutInCell="1" allowOverlap="1" wp14:anchorId="0CA21A6B" wp14:editId="41DC2AAD">
                      <wp:simplePos x="0" y="0"/>
                      <wp:positionH relativeFrom="column">
                        <wp:posOffset>1938655</wp:posOffset>
                      </wp:positionH>
                      <wp:positionV relativeFrom="paragraph">
                        <wp:posOffset>175895</wp:posOffset>
                      </wp:positionV>
                      <wp:extent cx="1615440" cy="585470"/>
                      <wp:effectExtent l="1492250" t="6350" r="16510" b="17780"/>
                      <wp:wrapNone/>
                      <wp:docPr id="112" name="矩形标注 73"/>
                      <wp:cNvGraphicFramePr/>
                      <a:graphic xmlns:a="http://schemas.openxmlformats.org/drawingml/2006/main">
                        <a:graphicData uri="http://schemas.microsoft.com/office/word/2010/wordprocessingShape">
                          <wps:wsp>
                            <wps:cNvSpPr/>
                            <wps:spPr>
                              <a:xfrm>
                                <a:off x="0" y="0"/>
                                <a:ext cx="1615440" cy="585470"/>
                              </a:xfrm>
                              <a:prstGeom prst="wedgeRoundRectCallout">
                                <a:avLst>
                                  <a:gd name="adj1" fmla="val -139229"/>
                                  <a:gd name="adj2" fmla="val -35249"/>
                                  <a:gd name="adj3" fmla="val 16667"/>
                                </a:avLst>
                              </a:prstGeom>
                              <a:noFill/>
                              <a:ln w="12700" cap="flat" cmpd="sng">
                                <a:solidFill>
                                  <a:srgbClr val="000000"/>
                                </a:solidFill>
                                <a:prstDash val="solid"/>
                                <a:miter/>
                                <a:headEnd type="none" w="med" len="med"/>
                                <a:tailEnd type="none" w="med" len="med"/>
                              </a:ln>
                            </wps:spPr>
                            <wps:txbx>
                              <w:txbxContent>
                                <w:p w14:paraId="367854BE" w14:textId="77777777" w:rsidR="00D24A07" w:rsidRDefault="00000000">
                                  <w:pPr>
                                    <w:snapToGrid w:val="0"/>
                                    <w:rPr>
                                      <w:sz w:val="24"/>
                                      <w:szCs w:val="24"/>
                                    </w:rPr>
                                  </w:pPr>
                                  <w:r>
                                    <w:rPr>
                                      <w:rFonts w:eastAsia="仿宋" w:hint="eastAsia"/>
                                      <w:sz w:val="24"/>
                                    </w:rPr>
                                    <w:t>指导教师之间加中文分号分隔</w:t>
                                  </w:r>
                                </w:p>
                              </w:txbxContent>
                            </wps:txbx>
                            <wps:bodyPr vert="horz" wrap="square" anchor="ctr" anchorCtr="0" upright="1"/>
                          </wps:wsp>
                        </a:graphicData>
                      </a:graphic>
                    </wp:anchor>
                  </w:drawing>
                </mc:Choice>
                <mc:Fallback>
                  <w:pict>
                    <v:shape w14:anchorId="0CA21A6B" id="_x0000_s1045" type="#_x0000_t62" style="position:absolute;left:0;text-align:left;margin-left:152.65pt;margin-top:13.85pt;width:127.2pt;height:46.1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" adj="-19273,3186" filled="f" strokeweight="1pt">
                      <v:textbox>
                        <w:txbxContent>
                          <w:p w14:paraId="367854BE" w14:textId="77777777" w:rsidR="00D24A07" w:rsidRDefault="00000000">
                            <w:pPr>
                              <w:snapToGrid w:val="0"/>
                              <w:rPr>
                                <w:sz w:val="24"/>
                                <w:szCs w:val="24"/>
                              </w:rPr>
                            </w:pPr>
                            <w:r>
                              <w:rPr>
                                <w:rFonts w:eastAsia="仿宋" w:hint="eastAsia"/>
                                <w:sz w:val="24"/>
                              </w:rPr>
                              <w:t>指导教师之间加中文分号分隔</w:t>
                            </w:r>
                          </w:p>
                        </w:txbxContent>
                      </v:textbox>
                    </v:shape>
                  </w:pict>
                </mc:Fallback>
              </mc:AlternateContent>
            </w:r>
            <w:r>
              <w:rPr>
                <w:sz w:val="30"/>
              </w:rPr>
              <w:t>李四；王二（校外）</w:t>
            </w:r>
          </w:p>
        </w:tc>
      </w:tr>
      <w:tr w:rsidR="00D24A07" w14:paraId="09606918" w14:textId="77777777">
        <w:trPr>
          <w:trHeight w:val="23"/>
        </w:trPr>
        <w:tc>
          <w:tcPr>
            <w:tcW w:w="1675" w:type="dxa"/>
            <w:tcBorders>
              <w:top w:val="nil"/>
              <w:left w:val="nil"/>
              <w:bottom w:val="nil"/>
              <w:right w:val="nil"/>
            </w:tcBorders>
          </w:tcPr>
          <w:p w14:paraId="6611F7D6" w14:textId="77777777" w:rsidR="00D24A07" w:rsidRDefault="00D24A07">
            <w:pPr>
              <w:spacing w:line="360" w:lineRule="auto"/>
              <w:rPr>
                <w:sz w:val="24"/>
              </w:rPr>
            </w:pPr>
          </w:p>
        </w:tc>
        <w:tc>
          <w:tcPr>
            <w:tcW w:w="2475" w:type="dxa"/>
            <w:tcBorders>
              <w:top w:val="nil"/>
              <w:left w:val="nil"/>
              <w:bottom w:val="nil"/>
              <w:right w:val="nil"/>
            </w:tcBorders>
          </w:tcPr>
          <w:p w14:paraId="5A5DB99D" w14:textId="77777777" w:rsidR="00D24A07" w:rsidRDefault="00000000">
            <w:pPr>
              <w:spacing w:line="360" w:lineRule="auto"/>
              <w:jc w:val="center"/>
              <w:rPr>
                <w:rFonts w:eastAsia="隶书"/>
                <w:sz w:val="36"/>
              </w:rPr>
            </w:pPr>
            <w:r>
              <w:rPr>
                <w:rFonts w:eastAsia="隶书"/>
                <w:sz w:val="36"/>
              </w:rPr>
              <w:t>职称</w:t>
            </w:r>
            <w:r>
              <w:rPr>
                <w:sz w:val="36"/>
              </w:rPr>
              <w:t>/</w:t>
            </w:r>
            <w:r>
              <w:rPr>
                <w:rFonts w:eastAsia="隶书"/>
                <w:sz w:val="36"/>
              </w:rPr>
              <w:t>职务</w:t>
            </w:r>
          </w:p>
        </w:tc>
        <w:tc>
          <w:tcPr>
            <w:tcW w:w="4986" w:type="dxa"/>
            <w:gridSpan w:val="2"/>
            <w:tcBorders>
              <w:top w:val="nil"/>
              <w:left w:val="nil"/>
              <w:bottom w:val="nil"/>
              <w:right w:val="nil"/>
            </w:tcBorders>
          </w:tcPr>
          <w:p w14:paraId="58A692F3" w14:textId="77777777" w:rsidR="00D24A07" w:rsidRDefault="00000000">
            <w:pPr>
              <w:spacing w:line="360" w:lineRule="auto"/>
              <w:rPr>
                <w:sz w:val="18"/>
                <w:szCs w:val="15"/>
              </w:rPr>
            </w:pPr>
            <w:r>
              <w:rPr>
                <w:sz w:val="30"/>
              </w:rPr>
              <w:t>教授；研究员</w:t>
            </w:r>
          </w:p>
        </w:tc>
      </w:tr>
      <w:tr w:rsidR="00D24A07" w14:paraId="4B146519" w14:textId="77777777">
        <w:trPr>
          <w:trHeight w:val="23"/>
        </w:trPr>
        <w:tc>
          <w:tcPr>
            <w:tcW w:w="1675" w:type="dxa"/>
            <w:tcBorders>
              <w:top w:val="nil"/>
              <w:left w:val="nil"/>
              <w:bottom w:val="nil"/>
              <w:right w:val="nil"/>
            </w:tcBorders>
          </w:tcPr>
          <w:p w14:paraId="52AC7803" w14:textId="77777777" w:rsidR="00D24A07" w:rsidRDefault="00D24A07">
            <w:pPr>
              <w:spacing w:line="360" w:lineRule="auto"/>
              <w:rPr>
                <w:sz w:val="24"/>
              </w:rPr>
            </w:pPr>
          </w:p>
        </w:tc>
        <w:tc>
          <w:tcPr>
            <w:tcW w:w="2475" w:type="dxa"/>
            <w:tcBorders>
              <w:top w:val="nil"/>
              <w:left w:val="nil"/>
              <w:bottom w:val="nil"/>
              <w:right w:val="nil"/>
            </w:tcBorders>
          </w:tcPr>
          <w:p w14:paraId="3D84F111" w14:textId="77777777" w:rsidR="00D24A07" w:rsidRDefault="00000000">
            <w:pPr>
              <w:spacing w:line="360" w:lineRule="auto"/>
              <w:jc w:val="center"/>
              <w:rPr>
                <w:rFonts w:eastAsia="隶书"/>
                <w:sz w:val="36"/>
              </w:rPr>
            </w:pPr>
            <w:r>
              <w:rPr>
                <w:rFonts w:eastAsia="隶书"/>
                <w:sz w:val="36"/>
              </w:rPr>
              <w:t>答辩日期</w:t>
            </w:r>
          </w:p>
        </w:tc>
        <w:tc>
          <w:tcPr>
            <w:tcW w:w="3263" w:type="dxa"/>
            <w:tcBorders>
              <w:top w:val="nil"/>
              <w:left w:val="nil"/>
              <w:bottom w:val="nil"/>
              <w:right w:val="nil"/>
            </w:tcBorders>
          </w:tcPr>
          <w:p w14:paraId="3020FB2F" w14:textId="77777777" w:rsidR="00D24A07" w:rsidRDefault="00000000">
            <w:pPr>
              <w:spacing w:line="360" w:lineRule="auto"/>
              <w:jc w:val="left"/>
              <w:rPr>
                <w:rFonts w:eastAsia="隶书"/>
                <w:sz w:val="36"/>
              </w:rPr>
            </w:pPr>
            <w:r>
              <w:rPr>
                <w:rFonts w:hint="eastAsia"/>
                <w:sz w:val="30"/>
              </w:rPr>
              <w:t>20xx</w:t>
            </w:r>
            <w:r>
              <w:rPr>
                <w:sz w:val="30"/>
              </w:rPr>
              <w:t>年</w:t>
            </w:r>
            <w:r>
              <w:rPr>
                <w:sz w:val="30"/>
              </w:rPr>
              <w:t xml:space="preserve">  </w:t>
            </w:r>
            <w:r>
              <w:rPr>
                <w:sz w:val="30"/>
              </w:rPr>
              <w:t>月</w:t>
            </w:r>
            <w:r>
              <w:rPr>
                <w:sz w:val="30"/>
              </w:rPr>
              <w:t xml:space="preserve">  </w:t>
            </w:r>
            <w:r>
              <w:rPr>
                <w:sz w:val="30"/>
              </w:rPr>
              <w:t>日</w:t>
            </w:r>
          </w:p>
        </w:tc>
        <w:tc>
          <w:tcPr>
            <w:tcW w:w="1723" w:type="dxa"/>
            <w:tcBorders>
              <w:top w:val="nil"/>
              <w:left w:val="nil"/>
              <w:bottom w:val="nil"/>
              <w:right w:val="nil"/>
            </w:tcBorders>
          </w:tcPr>
          <w:p w14:paraId="7C510406" w14:textId="77777777" w:rsidR="00D24A07" w:rsidRDefault="00D24A07">
            <w:pPr>
              <w:spacing w:line="360" w:lineRule="auto"/>
              <w:rPr>
                <w:sz w:val="18"/>
                <w:szCs w:val="15"/>
              </w:rPr>
            </w:pPr>
          </w:p>
        </w:tc>
      </w:tr>
      <w:tr w:rsidR="00D24A07" w14:paraId="4202C3ED" w14:textId="77777777">
        <w:trPr>
          <w:trHeight w:val="1248"/>
        </w:trPr>
        <w:tc>
          <w:tcPr>
            <w:tcW w:w="9136" w:type="dxa"/>
            <w:gridSpan w:val="4"/>
            <w:tcBorders>
              <w:top w:val="nil"/>
              <w:left w:val="nil"/>
              <w:bottom w:val="nil"/>
              <w:right w:val="nil"/>
            </w:tcBorders>
          </w:tcPr>
          <w:p w14:paraId="687740ED" w14:textId="77777777" w:rsidR="00D24A07" w:rsidRDefault="00D24A07">
            <w:pPr>
              <w:spacing w:line="360" w:lineRule="auto"/>
              <w:rPr>
                <w:sz w:val="18"/>
                <w:szCs w:val="15"/>
              </w:rPr>
            </w:pPr>
          </w:p>
        </w:tc>
      </w:tr>
      <w:tr w:rsidR="00D24A07" w14:paraId="688D57B7" w14:textId="77777777">
        <w:trPr>
          <w:trHeight w:val="23"/>
        </w:trPr>
        <w:tc>
          <w:tcPr>
            <w:tcW w:w="1675" w:type="dxa"/>
            <w:tcBorders>
              <w:top w:val="nil"/>
              <w:left w:val="nil"/>
              <w:bottom w:val="nil"/>
              <w:right w:val="nil"/>
            </w:tcBorders>
          </w:tcPr>
          <w:p w14:paraId="7F23304A" w14:textId="77777777" w:rsidR="00D24A07" w:rsidRDefault="00D24A07">
            <w:pPr>
              <w:spacing w:line="360" w:lineRule="auto"/>
              <w:rPr>
                <w:sz w:val="24"/>
              </w:rPr>
            </w:pPr>
          </w:p>
        </w:tc>
        <w:tc>
          <w:tcPr>
            <w:tcW w:w="5738" w:type="dxa"/>
            <w:gridSpan w:val="2"/>
            <w:tcBorders>
              <w:top w:val="nil"/>
              <w:left w:val="nil"/>
              <w:bottom w:val="nil"/>
              <w:right w:val="nil"/>
            </w:tcBorders>
          </w:tcPr>
          <w:p w14:paraId="040074E2" w14:textId="77777777" w:rsidR="00D24A07" w:rsidRDefault="00000000">
            <w:pPr>
              <w:spacing w:line="360" w:lineRule="auto"/>
              <w:jc w:val="center"/>
              <w:rPr>
                <w:sz w:val="30"/>
              </w:rPr>
            </w:pPr>
            <w:r>
              <w:rPr>
                <w:rFonts w:eastAsia="隶书"/>
                <w:sz w:val="32"/>
              </w:rPr>
              <w:t>仲恺农业工程学院教务部制</w:t>
            </w:r>
          </w:p>
        </w:tc>
        <w:tc>
          <w:tcPr>
            <w:tcW w:w="1723" w:type="dxa"/>
            <w:tcBorders>
              <w:top w:val="nil"/>
              <w:left w:val="nil"/>
              <w:bottom w:val="nil"/>
              <w:right w:val="nil"/>
            </w:tcBorders>
          </w:tcPr>
          <w:p w14:paraId="2090A818" w14:textId="77777777" w:rsidR="00D24A07" w:rsidRDefault="00D24A07">
            <w:pPr>
              <w:spacing w:line="360" w:lineRule="auto"/>
              <w:rPr>
                <w:sz w:val="18"/>
                <w:szCs w:val="15"/>
              </w:rPr>
            </w:pPr>
          </w:p>
        </w:tc>
      </w:tr>
    </w:tbl>
    <w:p w14:paraId="116AEDC3" w14:textId="77777777" w:rsidR="00D24A07" w:rsidRDefault="00D24A07">
      <w:pPr>
        <w:rPr>
          <w:rFonts w:eastAsia="隶书"/>
          <w:sz w:val="32"/>
        </w:rPr>
      </w:pPr>
    </w:p>
    <w:p w14:paraId="4E3002FE" w14:textId="77777777" w:rsidR="00D24A07" w:rsidRDefault="00D24A07">
      <w:pPr>
        <w:rPr>
          <w:rFonts w:eastAsia="隶书"/>
          <w:sz w:val="32"/>
        </w:rPr>
      </w:pPr>
    </w:p>
    <w:p w14:paraId="22EFAA1C" w14:textId="77777777" w:rsidR="00D24A07" w:rsidRDefault="00D24A07">
      <w:pPr>
        <w:rPr>
          <w:rFonts w:eastAsia="隶书"/>
          <w:color w:val="FF0000"/>
          <w:sz w:val="32"/>
        </w:rPr>
      </w:pPr>
    </w:p>
    <w:p w14:paraId="5F5DB3DC" w14:textId="77777777" w:rsidR="00D24A07" w:rsidRDefault="00000000">
      <w:pPr>
        <w:jc w:val="center"/>
        <w:rPr>
          <w:b/>
          <w:sz w:val="44"/>
          <w:szCs w:val="44"/>
        </w:rPr>
      </w:pPr>
      <w:r>
        <w:rPr>
          <w:noProof/>
          <w:sz w:val="24"/>
        </w:rPr>
        <mc:AlternateContent>
          <mc:Choice Requires="wps">
            <w:drawing>
              <wp:anchor distT="0" distB="0" distL="114300" distR="114300" simplePos="0" relativeHeight="251697152" behindDoc="0" locked="0" layoutInCell="1" allowOverlap="1" wp14:anchorId="365E0457" wp14:editId="4FD9611C">
                <wp:simplePos x="0" y="0"/>
                <wp:positionH relativeFrom="column">
                  <wp:posOffset>2263775</wp:posOffset>
                </wp:positionH>
                <wp:positionV relativeFrom="page">
                  <wp:posOffset>950595</wp:posOffset>
                </wp:positionV>
                <wp:extent cx="1407160" cy="1828800"/>
                <wp:effectExtent l="0" t="0" r="2540" b="0"/>
                <wp:wrapNone/>
                <wp:docPr id="10" name="文本框 10"/>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616A9300"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样张2</w:t>
                            </w:r>
                          </w:p>
                        </w:txbxContent>
                      </wps:txbx>
                      <wps:bodyPr vert="horz" wrap="square" anchor="t" anchorCtr="0" upright="1">
                        <a:spAutoFit/>
                      </wps:bodyPr>
                    </wps:wsp>
                  </a:graphicData>
                </a:graphic>
              </wp:anchor>
            </w:drawing>
          </mc:Choice>
          <mc:Fallback>
            <w:pict>
              <v:shape w14:anchorId="365E0457" id="_x0000_s1046" type="#_x0000_t202" style="position:absolute;left:0;text-align:left;margin-left:178.25pt;margin-top:74.85pt;width:110.8pt;height:2in;z-index:2516971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" stroked="f" strokeweight="1pt">
                <v:textbox style="mso-fit-shape-to-text:t">
                  <w:txbxContent>
                    <w:p w14:paraId="616A9300"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样张2</w:t>
                      </w:r>
                    </w:p>
                  </w:txbxContent>
                </v:textbox>
                <w10:wrap anchory="page"/>
              </v:shape>
            </w:pict>
          </mc:Fallback>
        </mc:AlternateContent>
      </w:r>
      <w:r>
        <w:rPr>
          <w:noProof/>
          <w:sz w:val="110"/>
        </w:rPr>
        <mc:AlternateContent>
          <mc:Choice Requires="wps">
            <w:drawing>
              <wp:anchor distT="0" distB="0" distL="114300" distR="114300" simplePos="0" relativeHeight="251689984" behindDoc="0" locked="0" layoutInCell="1" allowOverlap="1" wp14:anchorId="616F5167" wp14:editId="0692BB48">
                <wp:simplePos x="0" y="0"/>
                <wp:positionH relativeFrom="column">
                  <wp:posOffset>4645025</wp:posOffset>
                </wp:positionH>
                <wp:positionV relativeFrom="paragraph">
                  <wp:posOffset>365125</wp:posOffset>
                </wp:positionV>
                <wp:extent cx="1969135" cy="733425"/>
                <wp:effectExtent l="424815" t="6350" r="6350" b="22225"/>
                <wp:wrapNone/>
                <wp:docPr id="84" name="圆角矩形标注 5"/>
                <wp:cNvGraphicFramePr/>
                <a:graphic xmlns:a="http://schemas.openxmlformats.org/drawingml/2006/main">
                  <a:graphicData uri="http://schemas.microsoft.com/office/word/2010/wordprocessingShape">
                    <wps:wsp>
                      <wps:cNvSpPr/>
                      <wps:spPr>
                        <a:xfrm flipV="1">
                          <a:off x="0" y="0"/>
                          <a:ext cx="1969135" cy="733425"/>
                        </a:xfrm>
                        <a:prstGeom prst="wedgeRoundRectCallout">
                          <a:avLst>
                            <a:gd name="adj1" fmla="val -70122"/>
                            <a:gd name="adj2" fmla="val 12857"/>
                            <a:gd name="adj3" fmla="val 16667"/>
                          </a:avLst>
                        </a:prstGeom>
                        <a:noFill/>
                        <a:ln w="12700" cap="flat" cmpd="sng">
                          <a:solidFill>
                            <a:srgbClr val="000000"/>
                          </a:solidFill>
                          <a:prstDash val="solid"/>
                          <a:miter/>
                          <a:headEnd type="none" w="med" len="med"/>
                          <a:tailEnd type="none" w="med" len="med"/>
                        </a:ln>
                        <a:effectLst/>
                      </wps:spPr>
                      <wps:txbx>
                        <w:txbxContent>
                          <w:p w14:paraId="3047DE03" w14:textId="77777777" w:rsidR="00D24A07" w:rsidRDefault="00000000">
                            <w:pPr>
                              <w:snapToGrid w:val="0"/>
                              <w:rPr>
                                <w:rFonts w:eastAsia="仿宋"/>
                                <w:sz w:val="24"/>
                              </w:rPr>
                            </w:pPr>
                            <w:r>
                              <w:rPr>
                                <w:rFonts w:eastAsia="仿宋" w:hint="eastAsia"/>
                                <w:sz w:val="24"/>
                              </w:rPr>
                              <w:t>英文题目：</w:t>
                            </w:r>
                          </w:p>
                          <w:p w14:paraId="501CD4BB" w14:textId="77777777" w:rsidR="00D24A07" w:rsidRDefault="00000000">
                            <w:pPr>
                              <w:snapToGrid w:val="0"/>
                              <w:rPr>
                                <w:rFonts w:eastAsia="仿宋"/>
                                <w:sz w:val="24"/>
                              </w:rPr>
                            </w:pPr>
                            <w:r>
                              <w:rPr>
                                <w:rFonts w:eastAsia="仿宋" w:hint="eastAsia"/>
                                <w:sz w:val="24"/>
                              </w:rPr>
                              <w:t xml:space="preserve">Times New Roman </w:t>
                            </w:r>
                            <w:r>
                              <w:rPr>
                                <w:rFonts w:eastAsia="仿宋" w:hint="eastAsia"/>
                                <w:sz w:val="24"/>
                              </w:rPr>
                              <w:t>二号</w:t>
                            </w:r>
                          </w:p>
                          <w:p w14:paraId="7D19FA3F" w14:textId="77777777" w:rsidR="00D24A07" w:rsidRDefault="00000000">
                            <w:pPr>
                              <w:rPr>
                                <w:rFonts w:eastAsia="仿宋"/>
                              </w:rPr>
                            </w:pPr>
                            <w:r>
                              <w:rPr>
                                <w:rFonts w:eastAsia="仿宋" w:hint="eastAsia"/>
                              </w:rPr>
                              <w:t>居中</w:t>
                            </w:r>
                          </w:p>
                        </w:txbxContent>
                      </wps:txbx>
                      <wps:bodyPr vert="horz" wrap="square" anchor="ctr" anchorCtr="0" upright="1"/>
                    </wps:wsp>
                  </a:graphicData>
                </a:graphic>
              </wp:anchor>
            </w:drawing>
          </mc:Choice>
          <mc:Fallback>
            <w:pict>
              <v:shape w14:anchorId="616F5167" id="圆角矩形标注 5" o:spid="_x0000_s1047" type="#_x0000_t62" style="position:absolute;left:0;text-align:left;margin-left:365.75pt;margin-top:28.75pt;width:155.05pt;height:57.75pt;flip:y;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" adj="-4346,13577" filled="f" strokeweight="1pt">
                <v:textbox>
                  <w:txbxContent>
                    <w:p w14:paraId="3047DE03" w14:textId="77777777" w:rsidR="00D24A07" w:rsidRDefault="00000000">
                      <w:pPr>
                        <w:snapToGrid w:val="0"/>
                        <w:rPr>
                          <w:rFonts w:eastAsia="仿宋"/>
                          <w:sz w:val="24"/>
                        </w:rPr>
                      </w:pPr>
                      <w:r>
                        <w:rPr>
                          <w:rFonts w:eastAsia="仿宋" w:hint="eastAsia"/>
                          <w:sz w:val="24"/>
                        </w:rPr>
                        <w:t>英文题目：</w:t>
                      </w:r>
                    </w:p>
                    <w:p w14:paraId="501CD4BB" w14:textId="77777777" w:rsidR="00D24A07" w:rsidRDefault="00000000">
                      <w:pPr>
                        <w:snapToGrid w:val="0"/>
                        <w:rPr>
                          <w:rFonts w:eastAsia="仿宋"/>
                          <w:sz w:val="24"/>
                        </w:rPr>
                      </w:pPr>
                      <w:r>
                        <w:rPr>
                          <w:rFonts w:eastAsia="仿宋" w:hint="eastAsia"/>
                          <w:sz w:val="24"/>
                        </w:rPr>
                        <w:t xml:space="preserve">Times New Roman </w:t>
                      </w:r>
                      <w:r>
                        <w:rPr>
                          <w:rFonts w:eastAsia="仿宋" w:hint="eastAsia"/>
                          <w:sz w:val="24"/>
                        </w:rPr>
                        <w:t>二号</w:t>
                      </w:r>
                    </w:p>
                    <w:p w14:paraId="7D19FA3F" w14:textId="77777777" w:rsidR="00D24A07" w:rsidRDefault="00000000">
                      <w:pPr>
                        <w:rPr>
                          <w:rFonts w:eastAsia="仿宋"/>
                        </w:rPr>
                      </w:pPr>
                      <w:r>
                        <w:rPr>
                          <w:rFonts w:eastAsia="仿宋" w:hint="eastAsia"/>
                        </w:rPr>
                        <w:t>居中</w:t>
                      </w:r>
                    </w:p>
                  </w:txbxContent>
                </v:textbox>
              </v:shape>
            </w:pict>
          </mc:Fallback>
        </mc:AlternateContent>
      </w:r>
      <w:r>
        <w:rPr>
          <w:b/>
          <w:sz w:val="44"/>
          <w:szCs w:val="44"/>
        </w:rPr>
        <w:t xml:space="preserve">Study of the Market Circulation of Fruit and the </w:t>
      </w:r>
      <w:proofErr w:type="gramStart"/>
      <w:r>
        <w:rPr>
          <w:b/>
          <w:sz w:val="44"/>
          <w:szCs w:val="44"/>
        </w:rPr>
        <w:t>Third Party</w:t>
      </w:r>
      <w:proofErr w:type="gramEnd"/>
      <w:r>
        <w:rPr>
          <w:b/>
          <w:sz w:val="44"/>
          <w:szCs w:val="44"/>
        </w:rPr>
        <w:t xml:space="preserve"> Logistics</w:t>
      </w:r>
    </w:p>
    <w:p w14:paraId="28C9E7E6" w14:textId="77777777" w:rsidR="00D24A07" w:rsidRDefault="00D24A07">
      <w:pPr>
        <w:snapToGrid w:val="0"/>
        <w:spacing w:line="360" w:lineRule="auto"/>
        <w:ind w:firstLineChars="400" w:firstLine="1285"/>
        <w:rPr>
          <w:b/>
          <w:bCs/>
          <w:sz w:val="32"/>
          <w:szCs w:val="32"/>
        </w:rPr>
      </w:pPr>
    </w:p>
    <w:p w14:paraId="64D22863" w14:textId="77777777" w:rsidR="00D24A07" w:rsidRDefault="00000000">
      <w:pPr>
        <w:snapToGrid w:val="0"/>
        <w:spacing w:line="360" w:lineRule="auto"/>
        <w:jc w:val="center"/>
        <w:rPr>
          <w:sz w:val="32"/>
          <w:szCs w:val="32"/>
        </w:rPr>
      </w:pPr>
      <w:r>
        <w:rPr>
          <w:noProof/>
          <w:sz w:val="32"/>
          <w:szCs w:val="32"/>
        </w:rPr>
        <mc:AlternateContent>
          <mc:Choice Requires="wps">
            <w:drawing>
              <wp:anchor distT="0" distB="0" distL="114300" distR="114300" simplePos="0" relativeHeight="251681792" behindDoc="0" locked="0" layoutInCell="1" allowOverlap="1" wp14:anchorId="46276AFC" wp14:editId="7140175E">
                <wp:simplePos x="0" y="0"/>
                <wp:positionH relativeFrom="column">
                  <wp:posOffset>-729615</wp:posOffset>
                </wp:positionH>
                <wp:positionV relativeFrom="paragraph">
                  <wp:posOffset>21590</wp:posOffset>
                </wp:positionV>
                <wp:extent cx="2230120" cy="801370"/>
                <wp:effectExtent l="6350" t="6350" r="87630" b="278130"/>
                <wp:wrapNone/>
                <wp:docPr id="53" name="圆角矩形标注 2"/>
                <wp:cNvGraphicFramePr/>
                <a:graphic xmlns:a="http://schemas.openxmlformats.org/drawingml/2006/main">
                  <a:graphicData uri="http://schemas.microsoft.com/office/word/2010/wordprocessingShape">
                    <wps:wsp>
                      <wps:cNvSpPr/>
                      <wps:spPr>
                        <a:xfrm>
                          <a:off x="0" y="0"/>
                          <a:ext cx="2230120" cy="801370"/>
                        </a:xfrm>
                        <a:prstGeom prst="wedgeRoundRectCallout">
                          <a:avLst>
                            <a:gd name="adj1" fmla="val 51596"/>
                            <a:gd name="adj2" fmla="val 80997"/>
                            <a:gd name="adj3" fmla="val 16667"/>
                          </a:avLst>
                        </a:prstGeom>
                        <a:noFill/>
                        <a:ln w="12700" cap="flat" cmpd="sng">
                          <a:solidFill>
                            <a:srgbClr val="000000"/>
                          </a:solidFill>
                          <a:prstDash val="solid"/>
                          <a:miter/>
                          <a:headEnd type="none" w="med" len="med"/>
                          <a:tailEnd type="none" w="med" len="med"/>
                        </a:ln>
                        <a:effectLst/>
                      </wps:spPr>
                      <wps:txbx>
                        <w:txbxContent>
                          <w:p w14:paraId="358FA8AF" w14:textId="77777777" w:rsidR="00D24A07" w:rsidRDefault="00000000">
                            <w:pPr>
                              <w:snapToGrid w:val="0"/>
                              <w:rPr>
                                <w:rFonts w:eastAsia="仿宋"/>
                                <w:sz w:val="24"/>
                              </w:rPr>
                            </w:pPr>
                            <w:r>
                              <w:rPr>
                                <w:rFonts w:eastAsia="仿宋" w:hint="eastAsia"/>
                                <w:sz w:val="24"/>
                              </w:rPr>
                              <w:t>学生所在</w:t>
                            </w:r>
                            <w:r>
                              <w:rPr>
                                <w:rFonts w:eastAsia="仿宋"/>
                                <w:sz w:val="24"/>
                              </w:rPr>
                              <w:t>学院</w:t>
                            </w:r>
                            <w:r>
                              <w:rPr>
                                <w:rFonts w:eastAsia="仿宋" w:hint="eastAsia"/>
                                <w:sz w:val="24"/>
                              </w:rPr>
                              <w:t>、</w:t>
                            </w:r>
                            <w:r>
                              <w:rPr>
                                <w:rFonts w:eastAsia="仿宋"/>
                                <w:sz w:val="24"/>
                              </w:rPr>
                              <w:t>学校</w:t>
                            </w:r>
                            <w:r>
                              <w:rPr>
                                <w:rFonts w:eastAsia="仿宋" w:hint="eastAsia"/>
                                <w:sz w:val="24"/>
                              </w:rPr>
                              <w:t>英文</w:t>
                            </w:r>
                            <w:r>
                              <w:rPr>
                                <w:rFonts w:eastAsia="仿宋"/>
                                <w:sz w:val="24"/>
                              </w:rPr>
                              <w:t>名称</w:t>
                            </w:r>
                          </w:p>
                          <w:p w14:paraId="63471B09" w14:textId="77777777" w:rsidR="00D24A07" w:rsidRDefault="00000000">
                            <w:pPr>
                              <w:snapToGrid w:val="0"/>
                              <w:rPr>
                                <w:rFonts w:eastAsia="仿宋"/>
                                <w:sz w:val="24"/>
                              </w:rPr>
                            </w:pPr>
                            <w:r>
                              <w:rPr>
                                <w:rFonts w:eastAsia="仿宋"/>
                                <w:sz w:val="24"/>
                              </w:rPr>
                              <w:t xml:space="preserve">Times New Roman </w:t>
                            </w:r>
                            <w:r>
                              <w:rPr>
                                <w:rFonts w:eastAsia="仿宋"/>
                                <w:sz w:val="24"/>
                              </w:rPr>
                              <w:t>三号</w:t>
                            </w:r>
                          </w:p>
                          <w:p w14:paraId="39E523D4" w14:textId="77777777" w:rsidR="00D24A07" w:rsidRDefault="00000000">
                            <w:pPr>
                              <w:snapToGrid w:val="0"/>
                              <w:rPr>
                                <w:rFonts w:eastAsia="仿宋"/>
                                <w:sz w:val="24"/>
                              </w:rPr>
                            </w:pPr>
                            <w:r>
                              <w:rPr>
                                <w:rFonts w:eastAsia="仿宋" w:hint="eastAsia"/>
                                <w:sz w:val="24"/>
                              </w:rPr>
                              <w:t>居中</w:t>
                            </w:r>
                          </w:p>
                        </w:txbxContent>
                      </wps:txbx>
                      <wps:bodyPr vert="horz" wrap="square" anchor="ctr" anchorCtr="0" upright="1"/>
                    </wps:wsp>
                  </a:graphicData>
                </a:graphic>
              </wp:anchor>
            </w:drawing>
          </mc:Choice>
          <mc:Fallback>
            <w:pict>
              <v:shape w14:anchorId="46276AFC" id="圆角矩形标注 2" o:spid="_x0000_s1048" type="#_x0000_t62" style="position:absolute;left:0;text-align:left;margin-left:-57.45pt;margin-top:1.7pt;width:175.6pt;height:63.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" adj="21945,28295" filled="f" strokeweight="1pt">
                <v:textbox>
                  <w:txbxContent>
                    <w:p w14:paraId="358FA8AF" w14:textId="77777777" w:rsidR="00D24A07" w:rsidRDefault="00000000">
                      <w:pPr>
                        <w:snapToGrid w:val="0"/>
                        <w:rPr>
                          <w:rFonts w:eastAsia="仿宋"/>
                          <w:sz w:val="24"/>
                        </w:rPr>
                      </w:pPr>
                      <w:r>
                        <w:rPr>
                          <w:rFonts w:eastAsia="仿宋" w:hint="eastAsia"/>
                          <w:sz w:val="24"/>
                        </w:rPr>
                        <w:t>学生所在</w:t>
                      </w:r>
                      <w:r>
                        <w:rPr>
                          <w:rFonts w:eastAsia="仿宋"/>
                          <w:sz w:val="24"/>
                        </w:rPr>
                        <w:t>学院</w:t>
                      </w:r>
                      <w:r>
                        <w:rPr>
                          <w:rFonts w:eastAsia="仿宋" w:hint="eastAsia"/>
                          <w:sz w:val="24"/>
                        </w:rPr>
                        <w:t>、</w:t>
                      </w:r>
                      <w:r>
                        <w:rPr>
                          <w:rFonts w:eastAsia="仿宋"/>
                          <w:sz w:val="24"/>
                        </w:rPr>
                        <w:t>学校</w:t>
                      </w:r>
                      <w:r>
                        <w:rPr>
                          <w:rFonts w:eastAsia="仿宋" w:hint="eastAsia"/>
                          <w:sz w:val="24"/>
                        </w:rPr>
                        <w:t>英文</w:t>
                      </w:r>
                      <w:r>
                        <w:rPr>
                          <w:rFonts w:eastAsia="仿宋"/>
                          <w:sz w:val="24"/>
                        </w:rPr>
                        <w:t>名称</w:t>
                      </w:r>
                    </w:p>
                    <w:p w14:paraId="63471B09" w14:textId="77777777" w:rsidR="00D24A07" w:rsidRDefault="00000000">
                      <w:pPr>
                        <w:snapToGrid w:val="0"/>
                        <w:rPr>
                          <w:rFonts w:eastAsia="仿宋"/>
                          <w:sz w:val="24"/>
                        </w:rPr>
                      </w:pPr>
                      <w:r>
                        <w:rPr>
                          <w:rFonts w:eastAsia="仿宋"/>
                          <w:sz w:val="24"/>
                        </w:rPr>
                        <w:t xml:space="preserve">Times New Roman </w:t>
                      </w:r>
                      <w:r>
                        <w:rPr>
                          <w:rFonts w:eastAsia="仿宋"/>
                          <w:sz w:val="24"/>
                        </w:rPr>
                        <w:t>三号</w:t>
                      </w:r>
                    </w:p>
                    <w:p w14:paraId="39E523D4" w14:textId="77777777" w:rsidR="00D24A07" w:rsidRDefault="00000000">
                      <w:pPr>
                        <w:snapToGrid w:val="0"/>
                        <w:rPr>
                          <w:rFonts w:eastAsia="仿宋"/>
                          <w:sz w:val="24"/>
                        </w:rPr>
                      </w:pPr>
                      <w:r>
                        <w:rPr>
                          <w:rFonts w:eastAsia="仿宋" w:hint="eastAsia"/>
                          <w:sz w:val="24"/>
                        </w:rPr>
                        <w:t>居中</w:t>
                      </w:r>
                    </w:p>
                  </w:txbxContent>
                </v:textbox>
              </v:shape>
            </w:pict>
          </mc:Fallback>
        </mc:AlternateContent>
      </w:r>
      <w:r>
        <w:rPr>
          <w:noProof/>
          <w:sz w:val="110"/>
        </w:rPr>
        <mc:AlternateContent>
          <mc:Choice Requires="wps">
            <w:drawing>
              <wp:anchor distT="0" distB="0" distL="114300" distR="114300" simplePos="0" relativeHeight="251682816" behindDoc="0" locked="0" layoutInCell="1" allowOverlap="1" wp14:anchorId="42CD587A" wp14:editId="5AC80661">
                <wp:simplePos x="0" y="0"/>
                <wp:positionH relativeFrom="column">
                  <wp:posOffset>4582160</wp:posOffset>
                </wp:positionH>
                <wp:positionV relativeFrom="paragraph">
                  <wp:posOffset>22225</wp:posOffset>
                </wp:positionV>
                <wp:extent cx="2055495" cy="739775"/>
                <wp:effectExtent l="1205230" t="6350" r="15875" b="15875"/>
                <wp:wrapNone/>
                <wp:docPr id="54" name="圆角矩形标注 5"/>
                <wp:cNvGraphicFramePr/>
                <a:graphic xmlns:a="http://schemas.openxmlformats.org/drawingml/2006/main">
                  <a:graphicData uri="http://schemas.microsoft.com/office/word/2010/wordprocessingShape">
                    <wps:wsp>
                      <wps:cNvSpPr/>
                      <wps:spPr>
                        <a:xfrm flipV="1">
                          <a:off x="0" y="0"/>
                          <a:ext cx="2055495" cy="739775"/>
                        </a:xfrm>
                        <a:prstGeom prst="wedgeRoundRectCallout">
                          <a:avLst>
                            <a:gd name="adj1" fmla="val -106163"/>
                            <a:gd name="adj2" fmla="val 30944"/>
                            <a:gd name="adj3" fmla="val 16667"/>
                          </a:avLst>
                        </a:prstGeom>
                        <a:noFill/>
                        <a:ln w="12700" cap="flat" cmpd="sng">
                          <a:solidFill>
                            <a:srgbClr val="000000"/>
                          </a:solidFill>
                          <a:prstDash val="solid"/>
                          <a:miter/>
                          <a:headEnd type="none" w="med" len="med"/>
                          <a:tailEnd type="none" w="med" len="med"/>
                        </a:ln>
                        <a:effectLst/>
                      </wps:spPr>
                      <wps:txbx>
                        <w:txbxContent>
                          <w:p w14:paraId="53DC03A8" w14:textId="77777777" w:rsidR="00D24A07" w:rsidRDefault="00000000">
                            <w:pPr>
                              <w:snapToGrid w:val="0"/>
                              <w:rPr>
                                <w:rFonts w:eastAsia="仿宋"/>
                                <w:sz w:val="24"/>
                              </w:rPr>
                            </w:pPr>
                            <w:r>
                              <w:rPr>
                                <w:rFonts w:eastAsia="仿宋" w:hint="eastAsia"/>
                                <w:sz w:val="24"/>
                              </w:rPr>
                              <w:t>学生姓名拼音：</w:t>
                            </w:r>
                          </w:p>
                          <w:p w14:paraId="3A852164" w14:textId="77777777" w:rsidR="00D24A07" w:rsidRDefault="00000000">
                            <w:pPr>
                              <w:snapToGrid w:val="0"/>
                              <w:rPr>
                                <w:rFonts w:eastAsia="仿宋"/>
                                <w:sz w:val="24"/>
                              </w:rPr>
                            </w:pPr>
                            <w:r>
                              <w:rPr>
                                <w:rFonts w:eastAsia="仿宋" w:hint="eastAsia"/>
                                <w:sz w:val="24"/>
                              </w:rPr>
                              <w:t xml:space="preserve">Times New Roman </w:t>
                            </w:r>
                            <w:r>
                              <w:rPr>
                                <w:rFonts w:eastAsia="仿宋" w:hint="eastAsia"/>
                                <w:sz w:val="24"/>
                              </w:rPr>
                              <w:t>三号</w:t>
                            </w:r>
                          </w:p>
                          <w:p w14:paraId="205EDF9C" w14:textId="77777777" w:rsidR="00D24A07" w:rsidRDefault="00000000">
                            <w:pPr>
                              <w:snapToGrid w:val="0"/>
                              <w:rPr>
                                <w:rFonts w:eastAsia="仿宋"/>
                                <w:sz w:val="24"/>
                              </w:rPr>
                            </w:pPr>
                            <w:r>
                              <w:rPr>
                                <w:rFonts w:eastAsia="仿宋" w:hint="eastAsia"/>
                                <w:sz w:val="24"/>
                              </w:rPr>
                              <w:t>居中</w:t>
                            </w:r>
                          </w:p>
                          <w:p w14:paraId="72B514D2" w14:textId="77777777" w:rsidR="00D24A07" w:rsidRDefault="00D24A07">
                            <w:pPr>
                              <w:jc w:val="center"/>
                              <w:rPr>
                                <w:rFonts w:eastAsia="仿宋"/>
                              </w:rPr>
                            </w:pPr>
                          </w:p>
                        </w:txbxContent>
                      </wps:txbx>
                      <wps:bodyPr vert="horz" wrap="square" anchor="ctr" anchorCtr="0" upright="1"/>
                    </wps:wsp>
                  </a:graphicData>
                </a:graphic>
              </wp:anchor>
            </w:drawing>
          </mc:Choice>
          <mc:Fallback>
            <w:pict>
              <v:shape w14:anchorId="42CD587A" id="_x0000_s1049" type="#_x0000_t62" style="position:absolute;left:0;text-align:left;margin-left:360.8pt;margin-top:1.75pt;width:161.85pt;height:58.25pt;flip:y;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" adj="-12131,17484" filled="f" strokeweight="1pt">
                <v:textbox>
                  <w:txbxContent>
                    <w:p w14:paraId="53DC03A8" w14:textId="77777777" w:rsidR="00D24A07" w:rsidRDefault="00000000">
                      <w:pPr>
                        <w:snapToGrid w:val="0"/>
                        <w:rPr>
                          <w:rFonts w:eastAsia="仿宋"/>
                          <w:sz w:val="24"/>
                        </w:rPr>
                      </w:pPr>
                      <w:r>
                        <w:rPr>
                          <w:rFonts w:eastAsia="仿宋" w:hint="eastAsia"/>
                          <w:sz w:val="24"/>
                        </w:rPr>
                        <w:t>学生姓名拼音：</w:t>
                      </w:r>
                    </w:p>
                    <w:p w14:paraId="3A852164" w14:textId="77777777" w:rsidR="00D24A07" w:rsidRDefault="00000000">
                      <w:pPr>
                        <w:snapToGrid w:val="0"/>
                        <w:rPr>
                          <w:rFonts w:eastAsia="仿宋"/>
                          <w:sz w:val="24"/>
                        </w:rPr>
                      </w:pPr>
                      <w:r>
                        <w:rPr>
                          <w:rFonts w:eastAsia="仿宋" w:hint="eastAsia"/>
                          <w:sz w:val="24"/>
                        </w:rPr>
                        <w:t xml:space="preserve">Times New Roman </w:t>
                      </w:r>
                      <w:r>
                        <w:rPr>
                          <w:rFonts w:eastAsia="仿宋" w:hint="eastAsia"/>
                          <w:sz w:val="24"/>
                        </w:rPr>
                        <w:t>三号</w:t>
                      </w:r>
                    </w:p>
                    <w:p w14:paraId="205EDF9C" w14:textId="77777777" w:rsidR="00D24A07" w:rsidRDefault="00000000">
                      <w:pPr>
                        <w:snapToGrid w:val="0"/>
                        <w:rPr>
                          <w:rFonts w:eastAsia="仿宋"/>
                          <w:sz w:val="24"/>
                        </w:rPr>
                      </w:pPr>
                      <w:r>
                        <w:rPr>
                          <w:rFonts w:eastAsia="仿宋" w:hint="eastAsia"/>
                          <w:sz w:val="24"/>
                        </w:rPr>
                        <w:t>居中</w:t>
                      </w:r>
                    </w:p>
                    <w:p w14:paraId="72B514D2" w14:textId="77777777" w:rsidR="00D24A07" w:rsidRDefault="00D24A07">
                      <w:pPr>
                        <w:jc w:val="center"/>
                        <w:rPr>
                          <w:rFonts w:eastAsia="仿宋"/>
                        </w:rPr>
                      </w:pPr>
                    </w:p>
                  </w:txbxContent>
                </v:textbox>
              </v:shape>
            </w:pict>
          </mc:Fallback>
        </mc:AlternateContent>
      </w:r>
      <w:r>
        <w:rPr>
          <w:sz w:val="32"/>
          <w:szCs w:val="32"/>
        </w:rPr>
        <w:t>Zhang San</w:t>
      </w:r>
    </w:p>
    <w:p w14:paraId="6D6442E4" w14:textId="77777777" w:rsidR="00D24A07" w:rsidRDefault="00D24A07">
      <w:pPr>
        <w:jc w:val="center"/>
        <w:rPr>
          <w:b/>
          <w:sz w:val="44"/>
          <w:szCs w:val="44"/>
        </w:rPr>
      </w:pPr>
    </w:p>
    <w:p w14:paraId="3A67185E" w14:textId="77777777" w:rsidR="00D24A07" w:rsidRDefault="00000000">
      <w:pPr>
        <w:snapToGrid w:val="0"/>
        <w:spacing w:line="360" w:lineRule="auto"/>
        <w:jc w:val="center"/>
        <w:rPr>
          <w:sz w:val="32"/>
          <w:szCs w:val="32"/>
        </w:rPr>
      </w:pPr>
      <w:r>
        <w:rPr>
          <w:sz w:val="32"/>
          <w:szCs w:val="32"/>
        </w:rPr>
        <w:t>College of Computational Science</w:t>
      </w:r>
    </w:p>
    <w:p w14:paraId="201EAB96" w14:textId="77777777" w:rsidR="00D24A07" w:rsidRDefault="00000000">
      <w:pPr>
        <w:snapToGrid w:val="0"/>
        <w:spacing w:line="360" w:lineRule="auto"/>
        <w:jc w:val="center"/>
        <w:rPr>
          <w:sz w:val="32"/>
          <w:szCs w:val="32"/>
        </w:rPr>
      </w:pPr>
      <w:proofErr w:type="spellStart"/>
      <w:r>
        <w:rPr>
          <w:sz w:val="32"/>
          <w:szCs w:val="32"/>
        </w:rPr>
        <w:t>Zhongkai</w:t>
      </w:r>
      <w:proofErr w:type="spellEnd"/>
      <w:r>
        <w:rPr>
          <w:sz w:val="32"/>
          <w:szCs w:val="32"/>
        </w:rPr>
        <w:t xml:space="preserve"> University of Agriculture and Engineering</w:t>
      </w:r>
    </w:p>
    <w:p w14:paraId="53A96060" w14:textId="77777777" w:rsidR="00D24A07" w:rsidRDefault="00000000">
      <w:pPr>
        <w:snapToGrid w:val="0"/>
        <w:spacing w:line="360" w:lineRule="auto"/>
        <w:jc w:val="center"/>
        <w:rPr>
          <w:sz w:val="32"/>
          <w:szCs w:val="32"/>
        </w:rPr>
      </w:pPr>
      <w:proofErr w:type="spellStart"/>
      <w:proofErr w:type="gramStart"/>
      <w:r>
        <w:rPr>
          <w:rFonts w:hint="eastAsia"/>
          <w:sz w:val="32"/>
          <w:szCs w:val="32"/>
        </w:rPr>
        <w:t>Guangzhou,China</w:t>
      </w:r>
      <w:proofErr w:type="spellEnd"/>
      <w:proofErr w:type="gramEnd"/>
    </w:p>
    <w:p w14:paraId="23E31646" w14:textId="77777777" w:rsidR="00D24A07" w:rsidRDefault="00000000">
      <w:pPr>
        <w:snapToGrid w:val="0"/>
        <w:spacing w:line="360" w:lineRule="auto"/>
        <w:jc w:val="center"/>
        <w:rPr>
          <w:sz w:val="24"/>
        </w:rPr>
      </w:pPr>
      <w:r>
        <w:rPr>
          <w:b/>
          <w:bCs/>
          <w:noProof/>
          <w:sz w:val="32"/>
          <w:szCs w:val="32"/>
        </w:rPr>
        <mc:AlternateContent>
          <mc:Choice Requires="wps">
            <w:drawing>
              <wp:anchor distT="0" distB="0" distL="114300" distR="114300" simplePos="0" relativeHeight="251683840" behindDoc="0" locked="0" layoutInCell="1" allowOverlap="1" wp14:anchorId="46A98AB5" wp14:editId="713B28ED">
                <wp:simplePos x="0" y="0"/>
                <wp:positionH relativeFrom="column">
                  <wp:posOffset>4137660</wp:posOffset>
                </wp:positionH>
                <wp:positionV relativeFrom="paragraph">
                  <wp:posOffset>316865</wp:posOffset>
                </wp:positionV>
                <wp:extent cx="2506345" cy="715010"/>
                <wp:effectExtent l="1164590" t="6350" r="24765" b="193040"/>
                <wp:wrapNone/>
                <wp:docPr id="55" name="圆角矩形标注 6"/>
                <wp:cNvGraphicFramePr/>
                <a:graphic xmlns:a="http://schemas.openxmlformats.org/drawingml/2006/main">
                  <a:graphicData uri="http://schemas.microsoft.com/office/word/2010/wordprocessingShape">
                    <wps:wsp>
                      <wps:cNvSpPr/>
                      <wps:spPr>
                        <a:xfrm flipV="1">
                          <a:off x="0" y="0"/>
                          <a:ext cx="2506345" cy="715010"/>
                        </a:xfrm>
                        <a:prstGeom prst="wedgeRoundRectCallout">
                          <a:avLst>
                            <a:gd name="adj1" fmla="val -94519"/>
                            <a:gd name="adj2" fmla="val -74245"/>
                            <a:gd name="adj3" fmla="val 16667"/>
                          </a:avLst>
                        </a:prstGeom>
                        <a:noFill/>
                        <a:ln w="12700" cap="flat" cmpd="sng">
                          <a:solidFill>
                            <a:srgbClr val="000000"/>
                          </a:solidFill>
                          <a:prstDash val="solid"/>
                          <a:miter/>
                          <a:headEnd type="none" w="med" len="med"/>
                          <a:tailEnd type="none" w="med" len="med"/>
                        </a:ln>
                        <a:effectLst/>
                      </wps:spPr>
                      <wps:txbx>
                        <w:txbxContent>
                          <w:p w14:paraId="40EDF52D" w14:textId="77777777" w:rsidR="00D24A07" w:rsidRDefault="00000000">
                            <w:pPr>
                              <w:snapToGrid w:val="0"/>
                              <w:rPr>
                                <w:rFonts w:eastAsia="仿宋"/>
                                <w:sz w:val="24"/>
                              </w:rPr>
                            </w:pPr>
                            <w:r>
                              <w:rPr>
                                <w:rFonts w:eastAsia="仿宋" w:hint="eastAsia"/>
                                <w:sz w:val="24"/>
                              </w:rPr>
                              <w:t>校内</w:t>
                            </w:r>
                            <w:r>
                              <w:rPr>
                                <w:rFonts w:eastAsia="仿宋"/>
                                <w:sz w:val="24"/>
                              </w:rPr>
                              <w:t>导师姓名、职称</w:t>
                            </w:r>
                            <w:r>
                              <w:rPr>
                                <w:rFonts w:eastAsia="仿宋" w:hint="eastAsia"/>
                                <w:sz w:val="24"/>
                              </w:rPr>
                              <w:t>：</w:t>
                            </w:r>
                          </w:p>
                          <w:p w14:paraId="03E388EE" w14:textId="77777777" w:rsidR="00D24A07" w:rsidRDefault="00000000">
                            <w:pPr>
                              <w:snapToGrid w:val="0"/>
                              <w:rPr>
                                <w:rFonts w:eastAsia="仿宋"/>
                                <w:sz w:val="24"/>
                              </w:rPr>
                            </w:pPr>
                            <w:r>
                              <w:rPr>
                                <w:rFonts w:eastAsia="仿宋"/>
                                <w:sz w:val="24"/>
                              </w:rPr>
                              <w:t xml:space="preserve">Times New Roman </w:t>
                            </w:r>
                            <w:r>
                              <w:rPr>
                                <w:rFonts w:eastAsia="仿宋"/>
                                <w:sz w:val="24"/>
                              </w:rPr>
                              <w:t>三号</w:t>
                            </w:r>
                            <w:r>
                              <w:rPr>
                                <w:rFonts w:eastAsia="仿宋" w:hint="eastAsia"/>
                                <w:sz w:val="24"/>
                              </w:rPr>
                              <w:t>，</w:t>
                            </w:r>
                            <w:r>
                              <w:rPr>
                                <w:rFonts w:eastAsia="仿宋"/>
                                <w:sz w:val="24"/>
                              </w:rPr>
                              <w:t>加黑</w:t>
                            </w:r>
                          </w:p>
                        </w:txbxContent>
                      </wps:txbx>
                      <wps:bodyPr vert="horz" wrap="square" anchor="ctr" anchorCtr="0" upright="1"/>
                    </wps:wsp>
                  </a:graphicData>
                </a:graphic>
              </wp:anchor>
            </w:drawing>
          </mc:Choice>
          <mc:Fallback>
            <w:pict>
              <v:shape w14:anchorId="46A98AB5" id="圆角矩形标注 6" o:spid="_x0000_s1050" type="#_x0000_t62" style="position:absolute;left:0;text-align:left;margin-left:325.8pt;margin-top:24.95pt;width:197.35pt;height:56.3pt;flip:y;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" adj="-9616,-5237" filled="f" strokeweight="1pt">
                <v:textbox>
                  <w:txbxContent>
                    <w:p w14:paraId="40EDF52D" w14:textId="77777777" w:rsidR="00D24A07" w:rsidRDefault="00000000">
                      <w:pPr>
                        <w:snapToGrid w:val="0"/>
                        <w:rPr>
                          <w:rFonts w:eastAsia="仿宋"/>
                          <w:sz w:val="24"/>
                        </w:rPr>
                      </w:pPr>
                      <w:r>
                        <w:rPr>
                          <w:rFonts w:eastAsia="仿宋" w:hint="eastAsia"/>
                          <w:sz w:val="24"/>
                        </w:rPr>
                        <w:t>校内</w:t>
                      </w:r>
                      <w:r>
                        <w:rPr>
                          <w:rFonts w:eastAsia="仿宋"/>
                          <w:sz w:val="24"/>
                        </w:rPr>
                        <w:t>导师姓名、职称</w:t>
                      </w:r>
                      <w:r>
                        <w:rPr>
                          <w:rFonts w:eastAsia="仿宋" w:hint="eastAsia"/>
                          <w:sz w:val="24"/>
                        </w:rPr>
                        <w:t>：</w:t>
                      </w:r>
                    </w:p>
                    <w:p w14:paraId="03E388EE" w14:textId="77777777" w:rsidR="00D24A07" w:rsidRDefault="00000000">
                      <w:pPr>
                        <w:snapToGrid w:val="0"/>
                        <w:rPr>
                          <w:rFonts w:eastAsia="仿宋"/>
                          <w:sz w:val="24"/>
                        </w:rPr>
                      </w:pPr>
                      <w:r>
                        <w:rPr>
                          <w:rFonts w:eastAsia="仿宋"/>
                          <w:sz w:val="24"/>
                        </w:rPr>
                        <w:t xml:space="preserve">Times New Roman </w:t>
                      </w:r>
                      <w:r>
                        <w:rPr>
                          <w:rFonts w:eastAsia="仿宋"/>
                          <w:sz w:val="24"/>
                        </w:rPr>
                        <w:t>三号</w:t>
                      </w:r>
                      <w:r>
                        <w:rPr>
                          <w:rFonts w:eastAsia="仿宋" w:hint="eastAsia"/>
                          <w:sz w:val="24"/>
                        </w:rPr>
                        <w:t>，</w:t>
                      </w:r>
                      <w:r>
                        <w:rPr>
                          <w:rFonts w:eastAsia="仿宋"/>
                          <w:sz w:val="24"/>
                        </w:rPr>
                        <w:t>加黑</w:t>
                      </w:r>
                    </w:p>
                  </w:txbxContent>
                </v:textbox>
              </v:shape>
            </w:pict>
          </mc:Fallback>
        </mc:AlternateContent>
      </w:r>
      <w:r>
        <w:rPr>
          <w:b/>
          <w:bCs/>
          <w:noProof/>
          <w:sz w:val="32"/>
          <w:szCs w:val="32"/>
        </w:rPr>
        <mc:AlternateContent>
          <mc:Choice Requires="wps">
            <w:drawing>
              <wp:anchor distT="0" distB="0" distL="114300" distR="114300" simplePos="0" relativeHeight="251684864" behindDoc="0" locked="0" layoutInCell="1" allowOverlap="1" wp14:anchorId="059E10E0" wp14:editId="1BFA0FC2">
                <wp:simplePos x="0" y="0"/>
                <wp:positionH relativeFrom="column">
                  <wp:posOffset>-486410</wp:posOffset>
                </wp:positionH>
                <wp:positionV relativeFrom="paragraph">
                  <wp:posOffset>10795</wp:posOffset>
                </wp:positionV>
                <wp:extent cx="1331595" cy="543560"/>
                <wp:effectExtent l="6350" t="6350" r="1119505" b="288290"/>
                <wp:wrapNone/>
                <wp:docPr id="56" name="圆角矩形标注 7"/>
                <wp:cNvGraphicFramePr/>
                <a:graphic xmlns:a="http://schemas.openxmlformats.org/drawingml/2006/main">
                  <a:graphicData uri="http://schemas.microsoft.com/office/word/2010/wordprocessingShape">
                    <wps:wsp>
                      <wps:cNvSpPr/>
                      <wps:spPr>
                        <a:xfrm flipV="1">
                          <a:off x="0" y="0"/>
                          <a:ext cx="1331595" cy="543560"/>
                        </a:xfrm>
                        <a:prstGeom prst="wedgeRoundRectCallout">
                          <a:avLst>
                            <a:gd name="adj1" fmla="val 130305"/>
                            <a:gd name="adj2" fmla="val -98598"/>
                            <a:gd name="adj3" fmla="val 16667"/>
                          </a:avLst>
                        </a:prstGeom>
                        <a:noFill/>
                        <a:ln w="12700" cap="flat" cmpd="sng">
                          <a:solidFill>
                            <a:srgbClr val="000000"/>
                          </a:solidFill>
                          <a:prstDash val="solid"/>
                          <a:miter/>
                          <a:headEnd type="none" w="med" len="med"/>
                          <a:tailEnd type="none" w="med" len="med"/>
                        </a:ln>
                        <a:effectLst/>
                      </wps:spPr>
                      <wps:txbx>
                        <w:txbxContent>
                          <w:p w14:paraId="2CC0814A" w14:textId="77777777" w:rsidR="00D24A07" w:rsidRDefault="00000000">
                            <w:pPr>
                              <w:snapToGrid w:val="0"/>
                              <w:rPr>
                                <w:rFonts w:eastAsia="仿宋"/>
                                <w:sz w:val="24"/>
                              </w:rPr>
                            </w:pPr>
                            <w:r>
                              <w:rPr>
                                <w:rFonts w:eastAsia="仿宋" w:hint="eastAsia"/>
                                <w:sz w:val="24"/>
                              </w:rPr>
                              <w:t>空两个英文字符</w:t>
                            </w:r>
                          </w:p>
                        </w:txbxContent>
                      </wps:txbx>
                      <wps:bodyPr vert="horz" wrap="square" anchor="ctr" anchorCtr="0" upright="1"/>
                    </wps:wsp>
                  </a:graphicData>
                </a:graphic>
              </wp:anchor>
            </w:drawing>
          </mc:Choice>
          <mc:Fallback>
            <w:pict>
              <v:shape w14:anchorId="059E10E0" id="圆角矩形标注 7" o:spid="_x0000_s1051" type="#_x0000_t62" style="position:absolute;left:0;text-align:left;margin-left:-38.3pt;margin-top:.85pt;width:104.85pt;height:42.8pt;flip:y;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" adj="38946,-10497" filled="f" strokeweight="1pt">
                <v:textbox>
                  <w:txbxContent>
                    <w:p w14:paraId="2CC0814A" w14:textId="77777777" w:rsidR="00D24A07" w:rsidRDefault="00000000">
                      <w:pPr>
                        <w:snapToGrid w:val="0"/>
                        <w:rPr>
                          <w:rFonts w:eastAsia="仿宋"/>
                          <w:sz w:val="24"/>
                        </w:rPr>
                      </w:pPr>
                      <w:r>
                        <w:rPr>
                          <w:rFonts w:eastAsia="仿宋" w:hint="eastAsia"/>
                          <w:sz w:val="24"/>
                        </w:rPr>
                        <w:t>空两个英文字符</w:t>
                      </w:r>
                    </w:p>
                  </w:txbxContent>
                </v:textbox>
              </v:shape>
            </w:pict>
          </mc:Fallback>
        </mc:AlternateContent>
      </w:r>
    </w:p>
    <w:p w14:paraId="59DA3546" w14:textId="77777777" w:rsidR="00D24A07" w:rsidRDefault="00D24A07">
      <w:pPr>
        <w:spacing w:line="300" w:lineRule="exact"/>
        <w:ind w:left="480"/>
        <w:jc w:val="center"/>
        <w:rPr>
          <w:sz w:val="24"/>
        </w:rPr>
      </w:pPr>
    </w:p>
    <w:p w14:paraId="233AA0F6" w14:textId="77777777" w:rsidR="00D24A07" w:rsidRDefault="00D24A07">
      <w:pPr>
        <w:snapToGrid w:val="0"/>
        <w:spacing w:line="360" w:lineRule="auto"/>
        <w:rPr>
          <w:b/>
          <w:bCs/>
          <w:sz w:val="32"/>
          <w:szCs w:val="32"/>
        </w:rPr>
      </w:pPr>
    </w:p>
    <w:p w14:paraId="1B3DD1BD" w14:textId="77777777" w:rsidR="00D24A07" w:rsidRDefault="00000000">
      <w:pPr>
        <w:snapToGrid w:val="0"/>
        <w:spacing w:line="360" w:lineRule="auto"/>
        <w:ind w:firstLineChars="400" w:firstLine="1285"/>
        <w:rPr>
          <w:b/>
          <w:bCs/>
          <w:sz w:val="32"/>
          <w:szCs w:val="32"/>
        </w:rPr>
      </w:pPr>
      <w:r>
        <w:rPr>
          <w:b/>
          <w:bCs/>
          <w:sz w:val="32"/>
          <w:szCs w:val="32"/>
        </w:rPr>
        <w:t>Supervisor:  Prof. Li Si</w:t>
      </w:r>
    </w:p>
    <w:p w14:paraId="2DA4075E" w14:textId="77777777" w:rsidR="00D24A07" w:rsidRDefault="00000000">
      <w:pPr>
        <w:snapToGrid w:val="0"/>
        <w:spacing w:line="360" w:lineRule="auto"/>
        <w:ind w:firstLineChars="1000" w:firstLine="3213"/>
        <w:rPr>
          <w:b/>
          <w:bCs/>
          <w:sz w:val="32"/>
          <w:szCs w:val="32"/>
        </w:rPr>
      </w:pPr>
      <w:r>
        <w:rPr>
          <w:b/>
          <w:bCs/>
          <w:sz w:val="32"/>
          <w:szCs w:val="32"/>
        </w:rPr>
        <w:t>Prof. Wang Er</w:t>
      </w:r>
      <w:r>
        <w:rPr>
          <w:b/>
          <w:bCs/>
          <w:sz w:val="32"/>
          <w:szCs w:val="32"/>
        </w:rPr>
        <w:t>（</w:t>
      </w:r>
      <w:r>
        <w:rPr>
          <w:b/>
          <w:bCs/>
          <w:sz w:val="32"/>
          <w:szCs w:val="32"/>
        </w:rPr>
        <w:t>Extramural Tutor</w:t>
      </w:r>
      <w:r>
        <w:rPr>
          <w:b/>
          <w:bCs/>
          <w:sz w:val="32"/>
          <w:szCs w:val="32"/>
        </w:rPr>
        <w:t>）</w:t>
      </w:r>
    </w:p>
    <w:p w14:paraId="08BB7479" w14:textId="77777777" w:rsidR="00D24A07" w:rsidRDefault="00000000">
      <w:pPr>
        <w:snapToGrid w:val="0"/>
        <w:spacing w:line="480" w:lineRule="auto"/>
        <w:ind w:firstLineChars="600" w:firstLine="1928"/>
        <w:rPr>
          <w:b/>
          <w:bCs/>
          <w:sz w:val="32"/>
          <w:szCs w:val="32"/>
        </w:rPr>
      </w:pPr>
      <w:r>
        <w:rPr>
          <w:b/>
          <w:bCs/>
          <w:noProof/>
          <w:sz w:val="32"/>
          <w:szCs w:val="32"/>
        </w:rPr>
        <mc:AlternateContent>
          <mc:Choice Requires="wps">
            <w:drawing>
              <wp:anchor distT="0" distB="0" distL="114300" distR="114300" simplePos="0" relativeHeight="251680768" behindDoc="0" locked="0" layoutInCell="1" allowOverlap="1" wp14:anchorId="633B49A9" wp14:editId="7485BD78">
                <wp:simplePos x="0" y="0"/>
                <wp:positionH relativeFrom="column">
                  <wp:posOffset>-604520</wp:posOffset>
                </wp:positionH>
                <wp:positionV relativeFrom="paragraph">
                  <wp:posOffset>22225</wp:posOffset>
                </wp:positionV>
                <wp:extent cx="2261870" cy="581660"/>
                <wp:effectExtent l="6350" t="120650" r="798830" b="21590"/>
                <wp:wrapNone/>
                <wp:docPr id="52" name="圆角矩形标注 1"/>
                <wp:cNvGraphicFramePr/>
                <a:graphic xmlns:a="http://schemas.openxmlformats.org/drawingml/2006/main">
                  <a:graphicData uri="http://schemas.microsoft.com/office/word/2010/wordprocessingShape">
                    <wps:wsp>
                      <wps:cNvSpPr/>
                      <wps:spPr>
                        <a:xfrm flipV="1">
                          <a:off x="0" y="0"/>
                          <a:ext cx="2261870" cy="581660"/>
                        </a:xfrm>
                        <a:prstGeom prst="wedgeRoundRectCallout">
                          <a:avLst>
                            <a:gd name="adj1" fmla="val 83155"/>
                            <a:gd name="adj2" fmla="val 67467"/>
                            <a:gd name="adj3" fmla="val 16667"/>
                          </a:avLst>
                        </a:prstGeom>
                        <a:noFill/>
                        <a:ln w="12700" cap="flat" cmpd="sng">
                          <a:solidFill>
                            <a:srgbClr val="000000"/>
                          </a:solidFill>
                          <a:prstDash val="solid"/>
                          <a:miter/>
                          <a:headEnd type="none" w="med" len="med"/>
                          <a:tailEnd type="none" w="med" len="med"/>
                        </a:ln>
                        <a:effectLst/>
                      </wps:spPr>
                      <wps:txbx>
                        <w:txbxContent>
                          <w:p w14:paraId="7F701FCF" w14:textId="77777777" w:rsidR="00D24A07" w:rsidRDefault="00000000">
                            <w:pPr>
                              <w:snapToGrid w:val="0"/>
                              <w:rPr>
                                <w:rFonts w:eastAsia="仿宋"/>
                                <w:sz w:val="24"/>
                              </w:rPr>
                            </w:pPr>
                            <w:r>
                              <w:rPr>
                                <w:rFonts w:eastAsia="仿宋" w:hint="eastAsia"/>
                                <w:sz w:val="24"/>
                              </w:rPr>
                              <w:t>校外</w:t>
                            </w:r>
                            <w:r>
                              <w:rPr>
                                <w:rFonts w:eastAsia="仿宋"/>
                                <w:sz w:val="24"/>
                              </w:rPr>
                              <w:t>导师姓名、职称</w:t>
                            </w:r>
                            <w:r>
                              <w:rPr>
                                <w:rFonts w:eastAsia="仿宋" w:hint="eastAsia"/>
                                <w:sz w:val="24"/>
                              </w:rPr>
                              <w:t>或职务：</w:t>
                            </w:r>
                          </w:p>
                          <w:p w14:paraId="0B814FE6" w14:textId="77777777" w:rsidR="00D24A07" w:rsidRDefault="00000000">
                            <w:pPr>
                              <w:snapToGrid w:val="0"/>
                              <w:rPr>
                                <w:rFonts w:eastAsia="仿宋"/>
                                <w:sz w:val="24"/>
                              </w:rPr>
                            </w:pPr>
                            <w:r>
                              <w:rPr>
                                <w:rFonts w:eastAsia="仿宋"/>
                                <w:sz w:val="24"/>
                              </w:rPr>
                              <w:t xml:space="preserve">Times New Roman </w:t>
                            </w:r>
                            <w:r>
                              <w:rPr>
                                <w:rFonts w:eastAsia="仿宋"/>
                                <w:sz w:val="24"/>
                              </w:rPr>
                              <w:t>三号</w:t>
                            </w:r>
                            <w:r>
                              <w:rPr>
                                <w:rFonts w:eastAsia="仿宋" w:hint="eastAsia"/>
                                <w:sz w:val="24"/>
                              </w:rPr>
                              <w:t>，</w:t>
                            </w:r>
                            <w:r>
                              <w:rPr>
                                <w:rFonts w:eastAsia="仿宋"/>
                                <w:sz w:val="24"/>
                              </w:rPr>
                              <w:t>加黑</w:t>
                            </w:r>
                          </w:p>
                          <w:p w14:paraId="7AE2DC3B" w14:textId="77777777" w:rsidR="00D24A07" w:rsidRDefault="00D24A07"/>
                        </w:txbxContent>
                      </wps:txbx>
                      <wps:bodyPr vert="horz" wrap="square" anchor="ctr" anchorCtr="0" upright="1"/>
                    </wps:wsp>
                  </a:graphicData>
                </a:graphic>
              </wp:anchor>
            </w:drawing>
          </mc:Choice>
          <mc:Fallback>
            <w:pict>
              <v:shape w14:anchorId="633B49A9" id="圆角矩形标注 1" o:spid="_x0000_s1052" type="#_x0000_t62" style="position:absolute;left:0;text-align:left;margin-left:-47.6pt;margin-top:1.75pt;width:178.1pt;height:45.8pt;flip:y;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" adj="28761,25373" filled="f" strokeweight="1pt">
                <v:textbox>
                  <w:txbxContent>
                    <w:p w14:paraId="7F701FCF" w14:textId="77777777" w:rsidR="00D24A07" w:rsidRDefault="00000000">
                      <w:pPr>
                        <w:snapToGrid w:val="0"/>
                        <w:rPr>
                          <w:rFonts w:eastAsia="仿宋"/>
                          <w:sz w:val="24"/>
                        </w:rPr>
                      </w:pPr>
                      <w:r>
                        <w:rPr>
                          <w:rFonts w:eastAsia="仿宋" w:hint="eastAsia"/>
                          <w:sz w:val="24"/>
                        </w:rPr>
                        <w:t>校外</w:t>
                      </w:r>
                      <w:r>
                        <w:rPr>
                          <w:rFonts w:eastAsia="仿宋"/>
                          <w:sz w:val="24"/>
                        </w:rPr>
                        <w:t>导师姓名、职称</w:t>
                      </w:r>
                      <w:r>
                        <w:rPr>
                          <w:rFonts w:eastAsia="仿宋" w:hint="eastAsia"/>
                          <w:sz w:val="24"/>
                        </w:rPr>
                        <w:t>或职务：</w:t>
                      </w:r>
                    </w:p>
                    <w:p w14:paraId="0B814FE6" w14:textId="77777777" w:rsidR="00D24A07" w:rsidRDefault="00000000">
                      <w:pPr>
                        <w:snapToGrid w:val="0"/>
                        <w:rPr>
                          <w:rFonts w:eastAsia="仿宋"/>
                          <w:sz w:val="24"/>
                        </w:rPr>
                      </w:pPr>
                      <w:r>
                        <w:rPr>
                          <w:rFonts w:eastAsia="仿宋"/>
                          <w:sz w:val="24"/>
                        </w:rPr>
                        <w:t xml:space="preserve">Times New Roman </w:t>
                      </w:r>
                      <w:r>
                        <w:rPr>
                          <w:rFonts w:eastAsia="仿宋"/>
                          <w:sz w:val="24"/>
                        </w:rPr>
                        <w:t>三号</w:t>
                      </w:r>
                      <w:r>
                        <w:rPr>
                          <w:rFonts w:eastAsia="仿宋" w:hint="eastAsia"/>
                          <w:sz w:val="24"/>
                        </w:rPr>
                        <w:t>，</w:t>
                      </w:r>
                      <w:r>
                        <w:rPr>
                          <w:rFonts w:eastAsia="仿宋"/>
                          <w:sz w:val="24"/>
                        </w:rPr>
                        <w:t>加黑</w:t>
                      </w:r>
                    </w:p>
                    <w:p w14:paraId="7AE2DC3B" w14:textId="77777777" w:rsidR="00D24A07" w:rsidRDefault="00D24A07"/>
                  </w:txbxContent>
                </v:textbox>
              </v:shape>
            </w:pict>
          </mc:Fallback>
        </mc:AlternateContent>
      </w:r>
    </w:p>
    <w:p w14:paraId="1A6FF8D6" w14:textId="77777777" w:rsidR="00D24A07" w:rsidRDefault="00D24A07">
      <w:pPr>
        <w:jc w:val="center"/>
        <w:rPr>
          <w:rFonts w:eastAsia="隶书"/>
          <w:sz w:val="52"/>
        </w:rPr>
      </w:pPr>
    </w:p>
    <w:p w14:paraId="54A9EA08" w14:textId="77777777" w:rsidR="00D24A07" w:rsidRDefault="00D24A07">
      <w:pPr>
        <w:jc w:val="center"/>
        <w:rPr>
          <w:rFonts w:eastAsia="隶书"/>
          <w:sz w:val="52"/>
        </w:rPr>
      </w:pPr>
    </w:p>
    <w:p w14:paraId="158408E7" w14:textId="77777777" w:rsidR="00D24A07" w:rsidRDefault="00000000">
      <w:pPr>
        <w:jc w:val="center"/>
        <w:rPr>
          <w:rFonts w:eastAsia="隶书"/>
          <w:sz w:val="52"/>
        </w:rPr>
        <w:sectPr w:rsidR="00D24A07">
          <w:headerReference w:type="default" r:id="rId8"/>
          <w:footerReference w:type="default" r:id="rId9"/>
          <w:pgSz w:w="11906" w:h="16838"/>
          <w:pgMar w:top="1361" w:right="1361" w:bottom="1361" w:left="1361" w:header="851" w:footer="992" w:gutter="0"/>
          <w:pgNumType w:start="1"/>
          <w:cols w:space="720"/>
          <w:docGrid w:type="lines" w:linePitch="312"/>
        </w:sectPr>
      </w:pPr>
      <w:r>
        <w:rPr>
          <w:rFonts w:eastAsia="隶书" w:hint="eastAsia"/>
          <w:color w:val="FF0000"/>
          <w:sz w:val="32"/>
        </w:rPr>
        <w:t>扉页排版要整齐美观</w:t>
      </w:r>
    </w:p>
    <w:p w14:paraId="05565126" w14:textId="77777777" w:rsidR="00D24A07" w:rsidRDefault="00000000">
      <w:pPr>
        <w:jc w:val="center"/>
        <w:rPr>
          <w:b/>
          <w:sz w:val="32"/>
          <w:szCs w:val="32"/>
        </w:rPr>
      </w:pPr>
      <w:r>
        <w:rPr>
          <w:noProof/>
          <w:sz w:val="110"/>
        </w:rPr>
        <w:lastRenderedPageBreak/>
        <mc:AlternateContent>
          <mc:Choice Requires="wps">
            <w:drawing>
              <wp:anchor distT="0" distB="0" distL="114300" distR="114300" simplePos="0" relativeHeight="251691008" behindDoc="0" locked="0" layoutInCell="1" allowOverlap="1" wp14:anchorId="49C2A612" wp14:editId="4B69D595">
                <wp:simplePos x="0" y="0"/>
                <wp:positionH relativeFrom="column">
                  <wp:posOffset>3949700</wp:posOffset>
                </wp:positionH>
                <wp:positionV relativeFrom="paragraph">
                  <wp:posOffset>-189230</wp:posOffset>
                </wp:positionV>
                <wp:extent cx="1658620" cy="552450"/>
                <wp:effectExtent l="440690" t="6350" r="15240" b="12700"/>
                <wp:wrapNone/>
                <wp:docPr id="87" name="圆角矩形标注 5"/>
                <wp:cNvGraphicFramePr/>
                <a:graphic xmlns:a="http://schemas.openxmlformats.org/drawingml/2006/main">
                  <a:graphicData uri="http://schemas.microsoft.com/office/word/2010/wordprocessingShape">
                    <wps:wsp>
                      <wps:cNvSpPr/>
                      <wps:spPr>
                        <a:xfrm flipV="1">
                          <a:off x="0" y="0"/>
                          <a:ext cx="1658620" cy="552450"/>
                        </a:xfrm>
                        <a:prstGeom prst="wedgeRoundRectCallout">
                          <a:avLst>
                            <a:gd name="adj1" fmla="val -74307"/>
                            <a:gd name="adj2" fmla="val -26129"/>
                            <a:gd name="adj3" fmla="val 16667"/>
                          </a:avLst>
                        </a:prstGeom>
                        <a:noFill/>
                        <a:ln w="12700" cap="flat" cmpd="sng">
                          <a:solidFill>
                            <a:srgbClr val="000000"/>
                          </a:solidFill>
                          <a:prstDash val="solid"/>
                          <a:miter/>
                          <a:headEnd type="none" w="med" len="med"/>
                          <a:tailEnd type="none" w="med" len="med"/>
                        </a:ln>
                        <a:effectLst/>
                      </wps:spPr>
                      <wps:txbx>
                        <w:txbxContent>
                          <w:p w14:paraId="493EDBEE" w14:textId="77777777" w:rsidR="00D24A07" w:rsidRDefault="00000000">
                            <w:pPr>
                              <w:snapToGrid w:val="0"/>
                              <w:rPr>
                                <w:rFonts w:eastAsia="仿宋"/>
                                <w:sz w:val="24"/>
                              </w:rPr>
                            </w:pPr>
                            <w:r>
                              <w:rPr>
                                <w:rFonts w:eastAsia="仿宋" w:hint="eastAsia"/>
                                <w:sz w:val="24"/>
                              </w:rPr>
                              <w:t>宋体三号，加粗</w:t>
                            </w:r>
                          </w:p>
                          <w:p w14:paraId="0B880CB6" w14:textId="77777777" w:rsidR="00D24A07" w:rsidRDefault="00000000">
                            <w:pPr>
                              <w:snapToGrid w:val="0"/>
                              <w:rPr>
                                <w:rFonts w:eastAsia="仿宋"/>
                              </w:rPr>
                            </w:pPr>
                            <w:r>
                              <w:rPr>
                                <w:rFonts w:eastAsia="仿宋" w:hint="eastAsia"/>
                                <w:sz w:val="24"/>
                              </w:rPr>
                              <w:t>居中</w:t>
                            </w:r>
                          </w:p>
                        </w:txbxContent>
                      </wps:txbx>
                      <wps:bodyPr vert="horz" wrap="square" anchor="ctr" anchorCtr="0" upright="1"/>
                    </wps:wsp>
                  </a:graphicData>
                </a:graphic>
              </wp:anchor>
            </w:drawing>
          </mc:Choice>
          <mc:Fallback>
            <w:pict>
              <v:shape w14:anchorId="49C2A612" id="_x0000_s1053" type="#_x0000_t62" style="position:absolute;left:0;text-align:left;margin-left:311pt;margin-top:-14.9pt;width:130.6pt;height:43.5pt;flip:y;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" adj="-5250,5156" filled="f" strokeweight="1pt">
                <v:textbox>
                  <w:txbxContent>
                    <w:p w14:paraId="493EDBEE" w14:textId="77777777" w:rsidR="00D24A07" w:rsidRDefault="00000000">
                      <w:pPr>
                        <w:snapToGrid w:val="0"/>
                        <w:rPr>
                          <w:rFonts w:eastAsia="仿宋"/>
                          <w:sz w:val="24"/>
                        </w:rPr>
                      </w:pPr>
                      <w:r>
                        <w:rPr>
                          <w:rFonts w:eastAsia="仿宋" w:hint="eastAsia"/>
                          <w:sz w:val="24"/>
                        </w:rPr>
                        <w:t>宋体三号，加粗</w:t>
                      </w:r>
                    </w:p>
                    <w:p w14:paraId="0B880CB6" w14:textId="77777777" w:rsidR="00D24A07" w:rsidRDefault="00000000">
                      <w:pPr>
                        <w:snapToGrid w:val="0"/>
                        <w:rPr>
                          <w:rFonts w:eastAsia="仿宋"/>
                        </w:rPr>
                      </w:pPr>
                      <w:r>
                        <w:rPr>
                          <w:rFonts w:eastAsia="仿宋" w:hint="eastAsia"/>
                          <w:sz w:val="24"/>
                        </w:rPr>
                        <w:t>居中</w:t>
                      </w:r>
                    </w:p>
                  </w:txbxContent>
                </v:textbox>
              </v:shape>
            </w:pict>
          </mc:Fallback>
        </mc:AlternateContent>
      </w:r>
      <w:r>
        <w:rPr>
          <w:noProof/>
          <w:sz w:val="24"/>
        </w:rPr>
        <mc:AlternateContent>
          <mc:Choice Requires="wps">
            <w:drawing>
              <wp:anchor distT="0" distB="0" distL="114300" distR="114300" simplePos="0" relativeHeight="251698176" behindDoc="0" locked="0" layoutInCell="1" allowOverlap="1" wp14:anchorId="36339530" wp14:editId="73EF2707">
                <wp:simplePos x="0" y="0"/>
                <wp:positionH relativeFrom="column">
                  <wp:posOffset>2263775</wp:posOffset>
                </wp:positionH>
                <wp:positionV relativeFrom="page">
                  <wp:posOffset>158115</wp:posOffset>
                </wp:positionV>
                <wp:extent cx="1407160" cy="1828800"/>
                <wp:effectExtent l="0" t="0" r="2540" b="0"/>
                <wp:wrapNone/>
                <wp:docPr id="11" name="文本框 11"/>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592A26F4"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样张3</w:t>
                            </w:r>
                          </w:p>
                        </w:txbxContent>
                      </wps:txbx>
                      <wps:bodyPr vert="horz" wrap="square" anchor="t" anchorCtr="0" upright="1">
                        <a:spAutoFit/>
                      </wps:bodyPr>
                    </wps:wsp>
                  </a:graphicData>
                </a:graphic>
              </wp:anchor>
            </w:drawing>
          </mc:Choice>
          <mc:Fallback>
            <w:pict>
              <v:shape w14:anchorId="36339530" id="文本框 11" o:spid="_x0000_s1054" type="#_x0000_t202" style="position:absolute;left:0;text-align:left;margin-left:178.25pt;margin-top:12.45pt;width:110.8pt;height:2in;z-index:2516981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" stroked="f" strokeweight="1pt">
                <v:textbox style="mso-fit-shape-to-text:t">
                  <w:txbxContent>
                    <w:p w14:paraId="592A26F4"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样张3</w:t>
                      </w:r>
                    </w:p>
                  </w:txbxContent>
                </v:textbox>
                <w10:wrap anchory="page"/>
              </v:shape>
            </w:pict>
          </mc:Fallback>
        </mc:AlternateContent>
      </w:r>
      <w:r>
        <w:rPr>
          <w:b/>
          <w:sz w:val="32"/>
          <w:szCs w:val="32"/>
        </w:rPr>
        <w:t>学生承诺书</w:t>
      </w:r>
    </w:p>
    <w:p w14:paraId="5B73E05E" w14:textId="77777777" w:rsidR="00D24A07" w:rsidRDefault="00000000">
      <w:pPr>
        <w:spacing w:line="360" w:lineRule="auto"/>
        <w:rPr>
          <w:sz w:val="24"/>
        </w:rPr>
      </w:pPr>
      <w:r>
        <w:rPr>
          <w:noProof/>
          <w:sz w:val="110"/>
        </w:rPr>
        <mc:AlternateContent>
          <mc:Choice Requires="wps">
            <w:drawing>
              <wp:anchor distT="0" distB="0" distL="114300" distR="114300" simplePos="0" relativeHeight="251688960" behindDoc="0" locked="0" layoutInCell="1" allowOverlap="1" wp14:anchorId="38B93A85" wp14:editId="3506C746">
                <wp:simplePos x="0" y="0"/>
                <wp:positionH relativeFrom="column">
                  <wp:posOffset>5163185</wp:posOffset>
                </wp:positionH>
                <wp:positionV relativeFrom="paragraph">
                  <wp:posOffset>1678305</wp:posOffset>
                </wp:positionV>
                <wp:extent cx="1007110" cy="381000"/>
                <wp:effectExtent l="667385" t="6350" r="20955" b="127000"/>
                <wp:wrapNone/>
                <wp:docPr id="65" name="矩形标注 73"/>
                <wp:cNvGraphicFramePr/>
                <a:graphic xmlns:a="http://schemas.openxmlformats.org/drawingml/2006/main">
                  <a:graphicData uri="http://schemas.microsoft.com/office/word/2010/wordprocessingShape">
                    <wps:wsp>
                      <wps:cNvSpPr/>
                      <wps:spPr>
                        <a:xfrm>
                          <a:off x="0" y="0"/>
                          <a:ext cx="1007110" cy="381000"/>
                        </a:xfrm>
                        <a:prstGeom prst="wedgeRoundRectCallout">
                          <a:avLst>
                            <a:gd name="adj1" fmla="val -111412"/>
                            <a:gd name="adj2" fmla="val 77000"/>
                            <a:gd name="adj3" fmla="val 16667"/>
                          </a:avLst>
                        </a:prstGeom>
                        <a:noFill/>
                        <a:ln w="12700" cap="flat" cmpd="sng">
                          <a:solidFill>
                            <a:srgbClr val="000000"/>
                          </a:solidFill>
                          <a:prstDash val="solid"/>
                          <a:miter/>
                          <a:headEnd type="none" w="med" len="med"/>
                          <a:tailEnd type="none" w="med" len="med"/>
                        </a:ln>
                      </wps:spPr>
                      <wps:txbx>
                        <w:txbxContent>
                          <w:p w14:paraId="4B08E2F6" w14:textId="77777777" w:rsidR="00D24A07" w:rsidRDefault="00000000">
                            <w:pPr>
                              <w:jc w:val="center"/>
                            </w:pPr>
                            <w:r>
                              <w:rPr>
                                <w:rFonts w:eastAsia="仿宋" w:hint="eastAsia"/>
                                <w:sz w:val="24"/>
                              </w:rPr>
                              <w:t>签名</w:t>
                            </w:r>
                          </w:p>
                        </w:txbxContent>
                      </wps:txbx>
                      <wps:bodyPr wrap="square" anchor="ctr" anchorCtr="0" upright="1"/>
                    </wps:wsp>
                  </a:graphicData>
                </a:graphic>
              </wp:anchor>
            </w:drawing>
          </mc:Choice>
          <mc:Fallback>
            <w:pict>
              <v:shape w14:anchorId="38B93A85" id="_x0000_s1055" type="#_x0000_t62" style="position:absolute;left:0;text-align:left;margin-left:406.55pt;margin-top:132.15pt;width:79.3pt;height:30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" adj="-13265,27432" filled="f" strokeweight="1pt">
                <v:textbox>
                  <w:txbxContent>
                    <w:p w14:paraId="4B08E2F6" w14:textId="77777777" w:rsidR="00D24A07" w:rsidRDefault="00000000">
                      <w:pPr>
                        <w:jc w:val="center"/>
                      </w:pPr>
                      <w:r>
                        <w:rPr>
                          <w:rFonts w:eastAsia="仿宋" w:hint="eastAsia"/>
                          <w:sz w:val="24"/>
                        </w:rPr>
                        <w:t>签名</w:t>
                      </w:r>
                    </w:p>
                  </w:txbxContent>
                </v:textbox>
              </v:shape>
            </w:pict>
          </mc:Fallback>
        </mc:AlternateContent>
      </w:r>
      <w:r>
        <w:rPr>
          <w:rFonts w:hint="eastAsia"/>
          <w:b/>
          <w:sz w:val="32"/>
          <w:szCs w:val="32"/>
        </w:rPr>
        <w:t xml:space="preserve">    </w:t>
      </w:r>
      <w:r>
        <w:rPr>
          <w:sz w:val="24"/>
        </w:rPr>
        <w:t>本人郑重承诺：所呈交的毕业论文（设计）是本人在导师的指导下独立进行研究所取得的成果。除了文中已用特别标志加以标记的引述内容之外，本论文（设计）</w:t>
      </w:r>
      <w:proofErr w:type="gramStart"/>
      <w:r>
        <w:rPr>
          <w:sz w:val="24"/>
        </w:rPr>
        <w:t>不</w:t>
      </w:r>
      <w:proofErr w:type="gramEnd"/>
      <w:r>
        <w:rPr>
          <w:sz w:val="24"/>
        </w:rPr>
        <w:t>含有任何其他个人或集体已经发表或撰写的研究成果。对本文研究做出过重要贡献的个人或集体，均已在文中以明确的方式标明。若在毕业论文（设计）的各项检查、评比中被发现有抄袭、剽窃或其他的违规行为，本人愿按学校有关规定接受处理，并承担相应的法律责任。</w:t>
      </w:r>
    </w:p>
    <w:p w14:paraId="07734D85" w14:textId="77777777" w:rsidR="00D24A07" w:rsidRDefault="00D24A07">
      <w:pPr>
        <w:spacing w:line="360" w:lineRule="auto"/>
        <w:ind w:firstLineChars="200" w:firstLine="420"/>
      </w:pPr>
    </w:p>
    <w:p w14:paraId="6D7192D9" w14:textId="77777777" w:rsidR="00D24A07" w:rsidRDefault="00000000">
      <w:pPr>
        <w:spacing w:line="360" w:lineRule="auto"/>
        <w:rPr>
          <w:sz w:val="24"/>
        </w:rPr>
      </w:pPr>
      <w:r>
        <w:rPr>
          <w:noProof/>
          <w:sz w:val="32"/>
        </w:rPr>
        <mc:AlternateContent>
          <mc:Choice Requires="wps">
            <w:drawing>
              <wp:anchor distT="0" distB="0" distL="114300" distR="114300" simplePos="0" relativeHeight="251663360" behindDoc="0" locked="0" layoutInCell="1" allowOverlap="1" wp14:anchorId="6017A2CB" wp14:editId="05CD21D6">
                <wp:simplePos x="0" y="0"/>
                <wp:positionH relativeFrom="column">
                  <wp:posOffset>-248920</wp:posOffset>
                </wp:positionH>
                <wp:positionV relativeFrom="paragraph">
                  <wp:posOffset>43180</wp:posOffset>
                </wp:positionV>
                <wp:extent cx="1116330" cy="558800"/>
                <wp:effectExtent l="6350" t="668655" r="401320" b="10795"/>
                <wp:wrapNone/>
                <wp:docPr id="15" name="矩形标注 33"/>
                <wp:cNvGraphicFramePr/>
                <a:graphic xmlns:a="http://schemas.openxmlformats.org/drawingml/2006/main">
                  <a:graphicData uri="http://schemas.microsoft.com/office/word/2010/wordprocessingShape">
                    <wps:wsp>
                      <wps:cNvSpPr/>
                      <wps:spPr>
                        <a:xfrm>
                          <a:off x="0" y="0"/>
                          <a:ext cx="1116330" cy="558800"/>
                        </a:xfrm>
                        <a:prstGeom prst="wedgeRoundRectCallout">
                          <a:avLst>
                            <a:gd name="adj1" fmla="val 81171"/>
                            <a:gd name="adj2" fmla="val -163181"/>
                            <a:gd name="adj3" fmla="val 16667"/>
                          </a:avLst>
                        </a:prstGeom>
                        <a:noFill/>
                        <a:ln w="12700" cap="flat" cmpd="sng">
                          <a:solidFill>
                            <a:srgbClr val="000000"/>
                          </a:solidFill>
                          <a:prstDash val="solid"/>
                          <a:miter/>
                          <a:headEnd type="none" w="med" len="med"/>
                          <a:tailEnd type="none" w="med" len="med"/>
                        </a:ln>
                      </wps:spPr>
                      <wps:txbx>
                        <w:txbxContent>
                          <w:p w14:paraId="72F6BD5F" w14:textId="77777777" w:rsidR="00D24A07" w:rsidRDefault="00000000">
                            <w:pPr>
                              <w:rPr>
                                <w:rFonts w:eastAsia="仿宋"/>
                                <w:sz w:val="24"/>
                                <w:szCs w:val="24"/>
                              </w:rPr>
                            </w:pPr>
                            <w:r>
                              <w:rPr>
                                <w:rFonts w:eastAsia="仿宋"/>
                                <w:sz w:val="24"/>
                                <w:szCs w:val="24"/>
                              </w:rPr>
                              <w:t>宋体小</w:t>
                            </w:r>
                            <w:r>
                              <w:rPr>
                                <w:rFonts w:eastAsia="仿宋" w:hint="eastAsia"/>
                                <w:sz w:val="24"/>
                                <w:szCs w:val="24"/>
                              </w:rPr>
                              <w:t>四</w:t>
                            </w:r>
                            <w:r>
                              <w:rPr>
                                <w:rFonts w:eastAsia="仿宋"/>
                                <w:sz w:val="24"/>
                                <w:szCs w:val="24"/>
                              </w:rPr>
                              <w:t>号</w:t>
                            </w:r>
                          </w:p>
                          <w:p w14:paraId="7ECBEBDB" w14:textId="77777777" w:rsidR="00D24A07" w:rsidRDefault="00000000">
                            <w:pPr>
                              <w:rPr>
                                <w:rFonts w:eastAsia="仿宋"/>
                                <w:sz w:val="24"/>
                                <w:szCs w:val="24"/>
                              </w:rPr>
                            </w:pPr>
                            <w:r>
                              <w:rPr>
                                <w:rFonts w:eastAsia="仿宋" w:hint="eastAsia"/>
                                <w:sz w:val="24"/>
                                <w:szCs w:val="24"/>
                              </w:rPr>
                              <w:t>1.5</w:t>
                            </w:r>
                            <w:r>
                              <w:rPr>
                                <w:rFonts w:eastAsia="仿宋" w:hint="eastAsia"/>
                                <w:sz w:val="24"/>
                                <w:szCs w:val="24"/>
                              </w:rPr>
                              <w:t>倍行距</w:t>
                            </w:r>
                          </w:p>
                        </w:txbxContent>
                      </wps:txbx>
                      <wps:bodyPr vert="horz" wrap="square" anchor="ctr" anchorCtr="0" upright="1"/>
                    </wps:wsp>
                  </a:graphicData>
                </a:graphic>
              </wp:anchor>
            </w:drawing>
          </mc:Choice>
          <mc:Fallback>
            <w:pict>
              <v:shape w14:anchorId="6017A2CB" id="矩形标注 33" o:spid="_x0000_s1056" type="#_x0000_t62" style="position:absolute;left:0;text-align:left;margin-left:-19.6pt;margin-top:3.4pt;width:87.9pt;height:4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" adj="28333,-24447" filled="f" strokeweight="1pt">
                <v:textbox>
                  <w:txbxContent>
                    <w:p w14:paraId="72F6BD5F" w14:textId="77777777" w:rsidR="00D24A07" w:rsidRDefault="00000000">
                      <w:pPr>
                        <w:rPr>
                          <w:rFonts w:eastAsia="仿宋"/>
                          <w:sz w:val="24"/>
                          <w:szCs w:val="24"/>
                        </w:rPr>
                      </w:pPr>
                      <w:r>
                        <w:rPr>
                          <w:rFonts w:eastAsia="仿宋"/>
                          <w:sz w:val="24"/>
                          <w:szCs w:val="24"/>
                        </w:rPr>
                        <w:t>宋体小</w:t>
                      </w:r>
                      <w:r>
                        <w:rPr>
                          <w:rFonts w:eastAsia="仿宋" w:hint="eastAsia"/>
                          <w:sz w:val="24"/>
                          <w:szCs w:val="24"/>
                        </w:rPr>
                        <w:t>四</w:t>
                      </w:r>
                      <w:r>
                        <w:rPr>
                          <w:rFonts w:eastAsia="仿宋"/>
                          <w:sz w:val="24"/>
                          <w:szCs w:val="24"/>
                        </w:rPr>
                        <w:t>号</w:t>
                      </w:r>
                    </w:p>
                    <w:p w14:paraId="7ECBEBDB" w14:textId="77777777" w:rsidR="00D24A07" w:rsidRDefault="00000000">
                      <w:pPr>
                        <w:rPr>
                          <w:rFonts w:eastAsia="仿宋"/>
                          <w:sz w:val="24"/>
                          <w:szCs w:val="24"/>
                        </w:rPr>
                      </w:pPr>
                      <w:r>
                        <w:rPr>
                          <w:rFonts w:eastAsia="仿宋" w:hint="eastAsia"/>
                          <w:sz w:val="24"/>
                          <w:szCs w:val="24"/>
                        </w:rPr>
                        <w:t>1.5</w:t>
                      </w:r>
                      <w:r>
                        <w:rPr>
                          <w:rFonts w:eastAsia="仿宋" w:hint="eastAsia"/>
                          <w:sz w:val="24"/>
                          <w:szCs w:val="24"/>
                        </w:rPr>
                        <w:t>倍行距</w:t>
                      </w:r>
                    </w:p>
                  </w:txbxContent>
                </v:textbox>
              </v:shape>
            </w:pict>
          </mc:Fallback>
        </mc:AlternateContent>
      </w:r>
      <w:r>
        <w:t xml:space="preserve">                                              </w:t>
      </w:r>
      <w:r>
        <w:rPr>
          <w:sz w:val="24"/>
        </w:rPr>
        <w:t xml:space="preserve">    </w:t>
      </w:r>
      <w:r>
        <w:rPr>
          <w:sz w:val="24"/>
        </w:rPr>
        <w:t>学生（签名）：</w:t>
      </w:r>
    </w:p>
    <w:p w14:paraId="391B7D21" w14:textId="77777777" w:rsidR="00D24A07" w:rsidRDefault="00000000">
      <w:pPr>
        <w:spacing w:line="360" w:lineRule="auto"/>
        <w:rPr>
          <w:sz w:val="24"/>
        </w:rPr>
      </w:pPr>
      <w:r>
        <w:rPr>
          <w:sz w:val="24"/>
        </w:rPr>
        <w:t xml:space="preserve">                                                     </w:t>
      </w:r>
      <w:r>
        <w:rPr>
          <w:sz w:val="24"/>
        </w:rPr>
        <w:t>年</w:t>
      </w:r>
      <w:r>
        <w:rPr>
          <w:sz w:val="24"/>
        </w:rPr>
        <w:t xml:space="preserve">    </w:t>
      </w:r>
      <w:r>
        <w:rPr>
          <w:sz w:val="24"/>
        </w:rPr>
        <w:t>月</w:t>
      </w:r>
      <w:r>
        <w:rPr>
          <w:sz w:val="24"/>
        </w:rPr>
        <w:t xml:space="preserve">    </w:t>
      </w:r>
      <w:r>
        <w:rPr>
          <w:sz w:val="24"/>
        </w:rPr>
        <w:t>日</w:t>
      </w:r>
    </w:p>
    <w:p w14:paraId="6E9C1CD9" w14:textId="77777777" w:rsidR="00D24A07" w:rsidRDefault="00000000">
      <w:pPr>
        <w:spacing w:line="360" w:lineRule="auto"/>
        <w:jc w:val="center"/>
        <w:rPr>
          <w:rFonts w:eastAsia="黑体"/>
          <w:sz w:val="28"/>
        </w:rPr>
      </w:pPr>
      <w:r>
        <w:rPr>
          <w:noProof/>
          <w:sz w:val="32"/>
        </w:rPr>
        <mc:AlternateContent>
          <mc:Choice Requires="wps">
            <w:drawing>
              <wp:anchor distT="0" distB="0" distL="114300" distR="114300" simplePos="0" relativeHeight="251692032" behindDoc="0" locked="0" layoutInCell="1" allowOverlap="1" wp14:anchorId="2997CB49" wp14:editId="3F5E805E">
                <wp:simplePos x="0" y="0"/>
                <wp:positionH relativeFrom="column">
                  <wp:posOffset>4909820</wp:posOffset>
                </wp:positionH>
                <wp:positionV relativeFrom="paragraph">
                  <wp:posOffset>248920</wp:posOffset>
                </wp:positionV>
                <wp:extent cx="1656715" cy="410210"/>
                <wp:effectExtent l="197485" t="313055" r="12700" b="19685"/>
                <wp:wrapNone/>
                <wp:docPr id="88" name="矩形标注 33"/>
                <wp:cNvGraphicFramePr/>
                <a:graphic xmlns:a="http://schemas.openxmlformats.org/drawingml/2006/main">
                  <a:graphicData uri="http://schemas.microsoft.com/office/word/2010/wordprocessingShape">
                    <wps:wsp>
                      <wps:cNvSpPr/>
                      <wps:spPr>
                        <a:xfrm>
                          <a:off x="0" y="0"/>
                          <a:ext cx="1656715" cy="410210"/>
                        </a:xfrm>
                        <a:prstGeom prst="wedgeRoundRectCallout">
                          <a:avLst>
                            <a:gd name="adj1" fmla="val -59313"/>
                            <a:gd name="adj2" fmla="val -121052"/>
                            <a:gd name="adj3" fmla="val 16667"/>
                          </a:avLst>
                        </a:prstGeom>
                        <a:noFill/>
                        <a:ln w="12700" cap="flat" cmpd="sng">
                          <a:solidFill>
                            <a:srgbClr val="000000"/>
                          </a:solidFill>
                          <a:prstDash val="solid"/>
                          <a:miter/>
                          <a:headEnd type="none" w="med" len="med"/>
                          <a:tailEnd type="none" w="med" len="med"/>
                        </a:ln>
                      </wps:spPr>
                      <wps:txbx>
                        <w:txbxContent>
                          <w:p w14:paraId="359DCF8A" w14:textId="77777777" w:rsidR="00D24A07" w:rsidRDefault="00000000">
                            <w:pPr>
                              <w:rPr>
                                <w:rFonts w:eastAsia="仿宋"/>
                                <w:sz w:val="24"/>
                                <w:szCs w:val="24"/>
                              </w:rPr>
                            </w:pPr>
                            <w:r>
                              <w:rPr>
                                <w:rFonts w:eastAsia="仿宋" w:hint="eastAsia"/>
                                <w:sz w:val="24"/>
                                <w:szCs w:val="24"/>
                              </w:rPr>
                              <w:t>日期应在教师评阅前</w:t>
                            </w:r>
                          </w:p>
                        </w:txbxContent>
                      </wps:txbx>
                      <wps:bodyPr vert="horz" wrap="square" anchor="ctr" anchorCtr="0" upright="1"/>
                    </wps:wsp>
                  </a:graphicData>
                </a:graphic>
              </wp:anchor>
            </w:drawing>
          </mc:Choice>
          <mc:Fallback>
            <w:pict>
              <v:shape w14:anchorId="2997CB49" id="_x0000_s1057" type="#_x0000_t62" style="position:absolute;left:0;text-align:left;margin-left:386.6pt;margin-top:19.6pt;width:130.45pt;height:32.3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" adj="-2012,-15347" filled="f" strokeweight="1pt">
                <v:textbox>
                  <w:txbxContent>
                    <w:p w14:paraId="359DCF8A" w14:textId="77777777" w:rsidR="00D24A07" w:rsidRDefault="00000000">
                      <w:pPr>
                        <w:rPr>
                          <w:rFonts w:eastAsia="仿宋"/>
                          <w:sz w:val="24"/>
                          <w:szCs w:val="24"/>
                        </w:rPr>
                      </w:pPr>
                      <w:r>
                        <w:rPr>
                          <w:rFonts w:eastAsia="仿宋" w:hint="eastAsia"/>
                          <w:sz w:val="24"/>
                          <w:szCs w:val="24"/>
                        </w:rPr>
                        <w:t>日期应在教师评阅前</w:t>
                      </w:r>
                    </w:p>
                  </w:txbxContent>
                </v:textbox>
              </v:shape>
            </w:pict>
          </mc:Fallback>
        </mc:AlternateContent>
      </w:r>
    </w:p>
    <w:p w14:paraId="760BA412" w14:textId="77777777" w:rsidR="00D24A07" w:rsidRDefault="00D24A07">
      <w:pPr>
        <w:rPr>
          <w:rFonts w:eastAsia="黑体"/>
          <w:sz w:val="28"/>
        </w:rPr>
      </w:pPr>
    </w:p>
    <w:p w14:paraId="37A22E77" w14:textId="77777777" w:rsidR="00D24A07" w:rsidRDefault="00000000">
      <w:pPr>
        <w:rPr>
          <w:rFonts w:eastAsia="黑体"/>
          <w:sz w:val="28"/>
        </w:rPr>
      </w:pPr>
      <w:r>
        <w:rPr>
          <w:noProof/>
        </w:rPr>
        <mc:AlternateContent>
          <mc:Choice Requires="wps">
            <w:drawing>
              <wp:anchor distT="0" distB="0" distL="114300" distR="114300" simplePos="0" relativeHeight="251664384" behindDoc="0" locked="0" layoutInCell="1" allowOverlap="1" wp14:anchorId="276F6F9D" wp14:editId="7919AF3A">
                <wp:simplePos x="0" y="0"/>
                <wp:positionH relativeFrom="column">
                  <wp:posOffset>5174615</wp:posOffset>
                </wp:positionH>
                <wp:positionV relativeFrom="paragraph">
                  <wp:posOffset>8771255</wp:posOffset>
                </wp:positionV>
                <wp:extent cx="1485900" cy="396240"/>
                <wp:effectExtent l="1152525" t="112395" r="9525" b="5715"/>
                <wp:wrapNone/>
                <wp:docPr id="16" name="自选图形 6"/>
                <wp:cNvGraphicFramePr/>
                <a:graphic xmlns:a="http://schemas.openxmlformats.org/drawingml/2006/main">
                  <a:graphicData uri="http://schemas.microsoft.com/office/word/2010/wordprocessingShape">
                    <wps:wsp>
                      <wps:cNvSpPr/>
                      <wps:spPr>
                        <a:xfrm>
                          <a:off x="0" y="0"/>
                          <a:ext cx="1485900" cy="396240"/>
                        </a:xfrm>
                        <a:prstGeom prst="wedgeRoundRectCallout">
                          <a:avLst>
                            <a:gd name="adj1" fmla="val -125000"/>
                            <a:gd name="adj2" fmla="val -7580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9B21052" w14:textId="77777777" w:rsidR="00D24A07" w:rsidRDefault="00000000">
                            <w:pPr>
                              <w:snapToGrid w:val="0"/>
                              <w:rPr>
                                <w:rFonts w:ascii="宋体"/>
                                <w:w w:val="80"/>
                                <w:sz w:val="28"/>
                              </w:rPr>
                            </w:pPr>
                            <w:r>
                              <w:rPr>
                                <w:rFonts w:hint="eastAsia"/>
                                <w:sz w:val="28"/>
                              </w:rPr>
                              <w:t>三号黑体加粗</w:t>
                            </w:r>
                          </w:p>
                        </w:txbxContent>
                      </wps:txbx>
                      <wps:bodyPr vert="horz" wrap="square" anchor="t" anchorCtr="0" upright="1"/>
                    </wps:wsp>
                  </a:graphicData>
                </a:graphic>
              </wp:anchor>
            </w:drawing>
          </mc:Choice>
          <mc:Fallback>
            <w:pict>
              <v:shape w14:anchorId="276F6F9D" id="自选图形 6" o:spid="_x0000_s1058" type="#_x0000_t62" style="position:absolute;left:0;text-align:left;margin-left:407.45pt;margin-top:690.65pt;width:117pt;height:31.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" adj="-16200,-5573">
                <v:textbox>
                  <w:txbxContent>
                    <w:p w14:paraId="79B21052" w14:textId="77777777" w:rsidR="00D24A07" w:rsidRDefault="00000000">
                      <w:pPr>
                        <w:snapToGrid w:val="0"/>
                        <w:rPr>
                          <w:rFonts w:ascii="宋体"/>
                          <w:w w:val="80"/>
                          <w:sz w:val="28"/>
                        </w:rPr>
                      </w:pPr>
                      <w:r>
                        <w:rPr>
                          <w:rFonts w:hint="eastAsia"/>
                          <w:sz w:val="28"/>
                        </w:rPr>
                        <w:t>三号黑体加粗</w:t>
                      </w:r>
                    </w:p>
                  </w:txbxContent>
                </v:textbox>
              </v:shape>
            </w:pict>
          </mc:Fallback>
        </mc:AlternateContent>
      </w:r>
    </w:p>
    <w:p w14:paraId="63DD62AC" w14:textId="77777777" w:rsidR="00D24A07" w:rsidRDefault="00D24A07">
      <w:pPr>
        <w:rPr>
          <w:rFonts w:eastAsia="黑体"/>
          <w:sz w:val="28"/>
        </w:rPr>
      </w:pPr>
    </w:p>
    <w:p w14:paraId="3F1F395A" w14:textId="77777777" w:rsidR="00D24A07" w:rsidRDefault="00D24A07">
      <w:pPr>
        <w:rPr>
          <w:rFonts w:eastAsia="黑体"/>
          <w:sz w:val="28"/>
        </w:rPr>
      </w:pPr>
    </w:p>
    <w:p w14:paraId="2BE7F582" w14:textId="77777777" w:rsidR="00D24A07" w:rsidRDefault="00D24A07">
      <w:pPr>
        <w:rPr>
          <w:rFonts w:eastAsia="黑体"/>
          <w:sz w:val="28"/>
        </w:rPr>
      </w:pPr>
    </w:p>
    <w:p w14:paraId="7CC23E76" w14:textId="77777777" w:rsidR="00D24A07" w:rsidRDefault="00D24A07">
      <w:pPr>
        <w:rPr>
          <w:rFonts w:eastAsia="黑体"/>
          <w:sz w:val="28"/>
        </w:rPr>
      </w:pPr>
    </w:p>
    <w:p w14:paraId="42E32496" w14:textId="77777777" w:rsidR="00D24A07" w:rsidRDefault="00D24A07">
      <w:pPr>
        <w:rPr>
          <w:rFonts w:eastAsia="黑体"/>
          <w:sz w:val="28"/>
        </w:rPr>
      </w:pPr>
    </w:p>
    <w:p w14:paraId="1EFF61BD" w14:textId="77777777" w:rsidR="00D24A07" w:rsidRDefault="00D24A07">
      <w:pPr>
        <w:rPr>
          <w:rFonts w:eastAsia="黑体"/>
          <w:color w:val="000000"/>
          <w:sz w:val="28"/>
        </w:rPr>
      </w:pPr>
    </w:p>
    <w:p w14:paraId="465561EE" w14:textId="77777777" w:rsidR="00D24A07" w:rsidRDefault="00D24A07">
      <w:pPr>
        <w:rPr>
          <w:rFonts w:eastAsia="黑体"/>
          <w:color w:val="000000"/>
          <w:sz w:val="28"/>
        </w:rPr>
      </w:pPr>
    </w:p>
    <w:p w14:paraId="549AD23C" w14:textId="77777777" w:rsidR="00D24A07" w:rsidRDefault="00D24A07">
      <w:pPr>
        <w:rPr>
          <w:rFonts w:eastAsia="黑体"/>
          <w:color w:val="000000"/>
          <w:sz w:val="28"/>
        </w:rPr>
      </w:pPr>
    </w:p>
    <w:p w14:paraId="52801B6B" w14:textId="77777777" w:rsidR="00D24A07" w:rsidRDefault="00D24A07">
      <w:pPr>
        <w:rPr>
          <w:rFonts w:eastAsia="黑体"/>
          <w:color w:val="000000"/>
          <w:sz w:val="28"/>
        </w:rPr>
      </w:pPr>
    </w:p>
    <w:p w14:paraId="17A8A6A0" w14:textId="77777777" w:rsidR="00D24A07" w:rsidRDefault="00D24A07">
      <w:pPr>
        <w:rPr>
          <w:rFonts w:eastAsia="黑体"/>
          <w:color w:val="000000"/>
          <w:sz w:val="28"/>
        </w:rPr>
      </w:pPr>
    </w:p>
    <w:p w14:paraId="3C0CF7EE" w14:textId="77777777" w:rsidR="00D24A07" w:rsidRDefault="00D24A07">
      <w:pPr>
        <w:rPr>
          <w:rFonts w:eastAsia="黑体"/>
          <w:color w:val="000000"/>
          <w:sz w:val="28"/>
        </w:rPr>
      </w:pPr>
    </w:p>
    <w:p w14:paraId="58903AF4" w14:textId="77777777" w:rsidR="00D24A07" w:rsidRDefault="00D24A07">
      <w:pPr>
        <w:spacing w:line="360" w:lineRule="auto"/>
        <w:jc w:val="center"/>
        <w:rPr>
          <w:rFonts w:eastAsia="黑体"/>
          <w:color w:val="000000"/>
          <w:sz w:val="28"/>
        </w:rPr>
        <w:sectPr w:rsidR="00D24A07">
          <w:footerReference w:type="default" r:id="rId10"/>
          <w:pgSz w:w="11906" w:h="16838"/>
          <w:pgMar w:top="1361" w:right="1361" w:bottom="1361" w:left="1361" w:header="851" w:footer="992" w:gutter="0"/>
          <w:cols w:space="720"/>
          <w:docGrid w:type="lines" w:linePitch="312"/>
        </w:sectPr>
      </w:pPr>
    </w:p>
    <w:p w14:paraId="30328626" w14:textId="77777777" w:rsidR="00D24A07" w:rsidRDefault="00000000">
      <w:pPr>
        <w:spacing w:line="360" w:lineRule="auto"/>
        <w:jc w:val="center"/>
        <w:rPr>
          <w:rFonts w:eastAsia="黑体"/>
          <w:color w:val="000000"/>
          <w:sz w:val="28"/>
        </w:rPr>
      </w:pPr>
      <w:r>
        <w:rPr>
          <w:b/>
          <w:noProof/>
          <w:sz w:val="32"/>
        </w:rPr>
        <w:lastRenderedPageBreak/>
        <mc:AlternateContent>
          <mc:Choice Requires="wps">
            <w:drawing>
              <wp:anchor distT="0" distB="0" distL="114300" distR="114300" simplePos="0" relativeHeight="251677696" behindDoc="0" locked="0" layoutInCell="1" allowOverlap="1" wp14:anchorId="69643210" wp14:editId="43E18287">
                <wp:simplePos x="0" y="0"/>
                <wp:positionH relativeFrom="column">
                  <wp:posOffset>3791585</wp:posOffset>
                </wp:positionH>
                <wp:positionV relativeFrom="paragraph">
                  <wp:posOffset>-382905</wp:posOffset>
                </wp:positionV>
                <wp:extent cx="1998345" cy="765175"/>
                <wp:effectExtent l="489585" t="5080" r="7620" b="10795"/>
                <wp:wrapNone/>
                <wp:docPr id="35" name="自选图形 5"/>
                <wp:cNvGraphicFramePr/>
                <a:graphic xmlns:a="http://schemas.openxmlformats.org/drawingml/2006/main">
                  <a:graphicData uri="http://schemas.microsoft.com/office/word/2010/wordprocessingShape">
                    <wps:wsp>
                      <wps:cNvSpPr/>
                      <wps:spPr>
                        <a:xfrm>
                          <a:off x="0" y="0"/>
                          <a:ext cx="1998345" cy="765175"/>
                        </a:xfrm>
                        <a:prstGeom prst="wedgeRoundRectCallout">
                          <a:avLst>
                            <a:gd name="adj1" fmla="val -73323"/>
                            <a:gd name="adj2" fmla="val 24356"/>
                            <a:gd name="adj3" fmla="val 16667"/>
                          </a:avLst>
                        </a:prstGeom>
                        <a:noFill/>
                        <a:ln w="9525" cap="flat" cmpd="sng">
                          <a:solidFill>
                            <a:srgbClr val="000000"/>
                          </a:solidFill>
                          <a:prstDash val="solid"/>
                          <a:miter/>
                          <a:headEnd type="none" w="med" len="med"/>
                          <a:tailEnd type="none" w="med" len="med"/>
                        </a:ln>
                      </wps:spPr>
                      <wps:txbx>
                        <w:txbxContent>
                          <w:p w14:paraId="236D3544" w14:textId="77777777" w:rsidR="00D24A07" w:rsidRDefault="00000000">
                            <w:pPr>
                              <w:rPr>
                                <w:rFonts w:eastAsia="仿宋"/>
                                <w:sz w:val="24"/>
                              </w:rPr>
                            </w:pPr>
                            <w:r>
                              <w:rPr>
                                <w:rFonts w:eastAsia="仿宋"/>
                                <w:sz w:val="24"/>
                              </w:rPr>
                              <w:t>黑体</w:t>
                            </w:r>
                            <w:r>
                              <w:rPr>
                                <w:rFonts w:eastAsia="仿宋" w:hint="eastAsia"/>
                                <w:sz w:val="24"/>
                              </w:rPr>
                              <w:t>，四</w:t>
                            </w:r>
                            <w:r>
                              <w:rPr>
                                <w:rFonts w:eastAsia="仿宋"/>
                                <w:sz w:val="24"/>
                              </w:rPr>
                              <w:t>号</w:t>
                            </w:r>
                          </w:p>
                          <w:p w14:paraId="2FA134D7" w14:textId="77777777" w:rsidR="00D24A07" w:rsidRDefault="00000000">
                            <w:pPr>
                              <w:rPr>
                                <w:rFonts w:eastAsia="仿宋"/>
                                <w:sz w:val="24"/>
                              </w:rPr>
                            </w:pPr>
                            <w:r>
                              <w:rPr>
                                <w:rFonts w:eastAsia="仿宋"/>
                                <w:sz w:val="24"/>
                              </w:rPr>
                              <w:t>两字之间</w:t>
                            </w:r>
                            <w:r>
                              <w:rPr>
                                <w:rFonts w:eastAsia="仿宋" w:hint="eastAsia"/>
                                <w:sz w:val="24"/>
                              </w:rPr>
                              <w:t>空</w:t>
                            </w:r>
                            <w:r>
                              <w:rPr>
                                <w:rFonts w:eastAsia="仿宋"/>
                                <w:sz w:val="24"/>
                              </w:rPr>
                              <w:t>4</w:t>
                            </w:r>
                            <w:r>
                              <w:rPr>
                                <w:rFonts w:eastAsia="仿宋"/>
                                <w:sz w:val="24"/>
                              </w:rPr>
                              <w:t>个中文字距</w:t>
                            </w:r>
                          </w:p>
                          <w:p w14:paraId="5674EC5A" w14:textId="77777777" w:rsidR="00D24A07" w:rsidRDefault="00000000">
                            <w:pPr>
                              <w:rPr>
                                <w:rFonts w:eastAsia="仿宋"/>
                                <w:sz w:val="24"/>
                              </w:rPr>
                            </w:pPr>
                            <w:r>
                              <w:rPr>
                                <w:rFonts w:eastAsia="仿宋"/>
                                <w:sz w:val="24"/>
                              </w:rPr>
                              <w:t>居中</w:t>
                            </w:r>
                          </w:p>
                          <w:p w14:paraId="5E9C2723" w14:textId="77777777" w:rsidR="00D24A07" w:rsidRDefault="00D24A07">
                            <w:pPr>
                              <w:rPr>
                                <w:rFonts w:eastAsia="仿宋"/>
                                <w:sz w:val="24"/>
                              </w:rPr>
                            </w:pPr>
                          </w:p>
                          <w:p w14:paraId="27965FE1" w14:textId="77777777" w:rsidR="00D24A07" w:rsidRDefault="00D24A07">
                            <w:pPr>
                              <w:snapToGrid w:val="0"/>
                              <w:rPr>
                                <w:rFonts w:ascii="宋体"/>
                                <w:w w:val="80"/>
                                <w:sz w:val="28"/>
                              </w:rPr>
                            </w:pPr>
                          </w:p>
                        </w:txbxContent>
                      </wps:txbx>
                      <wps:bodyPr vert="horz" wrap="square" anchor="t" anchorCtr="0" upright="1"/>
                    </wps:wsp>
                  </a:graphicData>
                </a:graphic>
              </wp:anchor>
            </w:drawing>
          </mc:Choice>
          <mc:Fallback>
            <w:pict>
              <v:shape w14:anchorId="69643210" id="自选图形 5" o:spid="_x0000_s1059" type="#_x0000_t62" style="position:absolute;left:0;text-align:left;margin-left:298.55pt;margin-top:-30.15pt;width:157.35pt;height:60.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" adj="-5038,16061" filled="f">
                <v:textbox>
                  <w:txbxContent>
                    <w:p w14:paraId="236D3544" w14:textId="77777777" w:rsidR="00D24A07" w:rsidRDefault="00000000">
                      <w:pPr>
                        <w:rPr>
                          <w:rFonts w:eastAsia="仿宋"/>
                          <w:sz w:val="24"/>
                        </w:rPr>
                      </w:pPr>
                      <w:r>
                        <w:rPr>
                          <w:rFonts w:eastAsia="仿宋"/>
                          <w:sz w:val="24"/>
                        </w:rPr>
                        <w:t>黑体</w:t>
                      </w:r>
                      <w:r>
                        <w:rPr>
                          <w:rFonts w:eastAsia="仿宋" w:hint="eastAsia"/>
                          <w:sz w:val="24"/>
                        </w:rPr>
                        <w:t>，四</w:t>
                      </w:r>
                      <w:r>
                        <w:rPr>
                          <w:rFonts w:eastAsia="仿宋"/>
                          <w:sz w:val="24"/>
                        </w:rPr>
                        <w:t>号</w:t>
                      </w:r>
                    </w:p>
                    <w:p w14:paraId="2FA134D7" w14:textId="77777777" w:rsidR="00D24A07" w:rsidRDefault="00000000">
                      <w:pPr>
                        <w:rPr>
                          <w:rFonts w:eastAsia="仿宋"/>
                          <w:sz w:val="24"/>
                        </w:rPr>
                      </w:pPr>
                      <w:r>
                        <w:rPr>
                          <w:rFonts w:eastAsia="仿宋"/>
                          <w:sz w:val="24"/>
                        </w:rPr>
                        <w:t>两字之间</w:t>
                      </w:r>
                      <w:r>
                        <w:rPr>
                          <w:rFonts w:eastAsia="仿宋" w:hint="eastAsia"/>
                          <w:sz w:val="24"/>
                        </w:rPr>
                        <w:t>空</w:t>
                      </w:r>
                      <w:r>
                        <w:rPr>
                          <w:rFonts w:eastAsia="仿宋"/>
                          <w:sz w:val="24"/>
                        </w:rPr>
                        <w:t>4</w:t>
                      </w:r>
                      <w:r>
                        <w:rPr>
                          <w:rFonts w:eastAsia="仿宋"/>
                          <w:sz w:val="24"/>
                        </w:rPr>
                        <w:t>个中文字距</w:t>
                      </w:r>
                    </w:p>
                    <w:p w14:paraId="5674EC5A" w14:textId="77777777" w:rsidR="00D24A07" w:rsidRDefault="00000000">
                      <w:pPr>
                        <w:rPr>
                          <w:rFonts w:eastAsia="仿宋"/>
                          <w:sz w:val="24"/>
                        </w:rPr>
                      </w:pPr>
                      <w:r>
                        <w:rPr>
                          <w:rFonts w:eastAsia="仿宋"/>
                          <w:sz w:val="24"/>
                        </w:rPr>
                        <w:t>居中</w:t>
                      </w:r>
                    </w:p>
                    <w:p w14:paraId="5E9C2723" w14:textId="77777777" w:rsidR="00D24A07" w:rsidRDefault="00D24A07">
                      <w:pPr>
                        <w:rPr>
                          <w:rFonts w:eastAsia="仿宋"/>
                          <w:sz w:val="24"/>
                        </w:rPr>
                      </w:pPr>
                    </w:p>
                    <w:p w14:paraId="27965FE1" w14:textId="77777777" w:rsidR="00D24A07" w:rsidRDefault="00D24A07">
                      <w:pPr>
                        <w:snapToGrid w:val="0"/>
                        <w:rPr>
                          <w:rFonts w:ascii="宋体"/>
                          <w:w w:val="80"/>
                          <w:sz w:val="28"/>
                        </w:rPr>
                      </w:pPr>
                    </w:p>
                  </w:txbxContent>
                </v:textbox>
              </v:shape>
            </w:pict>
          </mc:Fallback>
        </mc:AlternateContent>
      </w:r>
      <w:r>
        <w:rPr>
          <w:noProof/>
          <w:sz w:val="24"/>
        </w:rPr>
        <mc:AlternateContent>
          <mc:Choice Requires="wps">
            <w:drawing>
              <wp:anchor distT="0" distB="0" distL="114300" distR="114300" simplePos="0" relativeHeight="251699200" behindDoc="0" locked="0" layoutInCell="1" allowOverlap="1" wp14:anchorId="3D595267" wp14:editId="26BB1FB2">
                <wp:simplePos x="0" y="0"/>
                <wp:positionH relativeFrom="column">
                  <wp:posOffset>2263775</wp:posOffset>
                </wp:positionH>
                <wp:positionV relativeFrom="page">
                  <wp:posOffset>158115</wp:posOffset>
                </wp:positionV>
                <wp:extent cx="1407160" cy="1828800"/>
                <wp:effectExtent l="0" t="0" r="2540" b="0"/>
                <wp:wrapNone/>
                <wp:docPr id="33" name="文本框 33"/>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5B99C809"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样张4</w:t>
                            </w:r>
                          </w:p>
                        </w:txbxContent>
                      </wps:txbx>
                      <wps:bodyPr vert="horz" wrap="square" anchor="t" anchorCtr="0" upright="1">
                        <a:spAutoFit/>
                      </wps:bodyPr>
                    </wps:wsp>
                  </a:graphicData>
                </a:graphic>
              </wp:anchor>
            </w:drawing>
          </mc:Choice>
          <mc:Fallback>
            <w:pict>
              <v:shape w14:anchorId="3D595267" id="文本框 33" o:spid="_x0000_s1060" type="#_x0000_t202" style="position:absolute;left:0;text-align:left;margin-left:178.25pt;margin-top:12.45pt;width:110.8pt;height:2in;z-index:2516992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" stroked="f" strokeweight="1pt">
                <v:textbox style="mso-fit-shape-to-text:t">
                  <w:txbxContent>
                    <w:p w14:paraId="5B99C809"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样张4</w:t>
                      </w:r>
                    </w:p>
                  </w:txbxContent>
                </v:textbox>
                <w10:wrap anchory="page"/>
              </v:shape>
            </w:pict>
          </mc:Fallback>
        </mc:AlternateContent>
      </w:r>
      <w:r>
        <w:rPr>
          <w:rFonts w:eastAsia="黑体"/>
          <w:color w:val="000000"/>
          <w:sz w:val="28"/>
        </w:rPr>
        <w:t>摘</w:t>
      </w:r>
      <w:r>
        <w:rPr>
          <w:rFonts w:eastAsia="黑体" w:hint="eastAsia"/>
          <w:color w:val="000000"/>
          <w:sz w:val="28"/>
        </w:rPr>
        <w:t xml:space="preserve">        </w:t>
      </w:r>
      <w:r>
        <w:rPr>
          <w:rFonts w:eastAsia="黑体"/>
          <w:color w:val="000000"/>
          <w:sz w:val="28"/>
        </w:rPr>
        <w:t>要</w:t>
      </w:r>
    </w:p>
    <w:p w14:paraId="1D511BAD" w14:textId="77777777" w:rsidR="00D24A07" w:rsidRDefault="00000000">
      <w:pPr>
        <w:spacing w:line="360" w:lineRule="auto"/>
        <w:ind w:firstLineChars="200" w:firstLine="480"/>
        <w:rPr>
          <w:rFonts w:eastAsia="黑体"/>
          <w:sz w:val="24"/>
        </w:rPr>
      </w:pPr>
      <w:r>
        <w:rPr>
          <w:sz w:val="24"/>
        </w:rPr>
        <w:t>本文以珠江公园、海珠湖、晓港公园、东山湖公园、人民公园、云台花园、</w:t>
      </w:r>
      <w:proofErr w:type="gramStart"/>
      <w:r>
        <w:rPr>
          <w:sz w:val="24"/>
        </w:rPr>
        <w:t>荔</w:t>
      </w:r>
      <w:proofErr w:type="gramEnd"/>
      <w:r>
        <w:rPr>
          <w:sz w:val="24"/>
        </w:rPr>
        <w:t>湾湖公园等</w:t>
      </w:r>
      <w:r>
        <w:rPr>
          <w:sz w:val="24"/>
        </w:rPr>
        <w:t>13</w:t>
      </w:r>
      <w:r>
        <w:rPr>
          <w:sz w:val="24"/>
        </w:rPr>
        <w:t>个公园作为调查研究对象。根据调查统计，广州市公园共有彩叶植物</w:t>
      </w:r>
      <w:r>
        <w:rPr>
          <w:sz w:val="24"/>
        </w:rPr>
        <w:t>137</w:t>
      </w:r>
      <w:r>
        <w:rPr>
          <w:sz w:val="24"/>
        </w:rPr>
        <w:t>种（包括</w:t>
      </w:r>
      <w:proofErr w:type="gramStart"/>
      <w:r>
        <w:rPr>
          <w:sz w:val="24"/>
        </w:rPr>
        <w:t>种以下</w:t>
      </w:r>
      <w:proofErr w:type="gramEnd"/>
      <w:r>
        <w:rPr>
          <w:sz w:val="24"/>
        </w:rPr>
        <w:t>单位），隶属</w:t>
      </w:r>
      <w:r>
        <w:rPr>
          <w:sz w:val="24"/>
        </w:rPr>
        <w:t>44</w:t>
      </w:r>
      <w:r>
        <w:rPr>
          <w:sz w:val="24"/>
        </w:rPr>
        <w:t>科，</w:t>
      </w:r>
      <w:r>
        <w:rPr>
          <w:sz w:val="24"/>
        </w:rPr>
        <w:t>91</w:t>
      </w:r>
      <w:r>
        <w:rPr>
          <w:sz w:val="24"/>
        </w:rPr>
        <w:t>属，其中以百合科和桑科为主。彩叶灌木种类最多，有</w:t>
      </w:r>
      <w:r>
        <w:rPr>
          <w:sz w:val="24"/>
        </w:rPr>
        <w:t>62</w:t>
      </w:r>
      <w:r>
        <w:rPr>
          <w:sz w:val="24"/>
        </w:rPr>
        <w:t>种，占总数的</w:t>
      </w:r>
      <w:r>
        <w:rPr>
          <w:sz w:val="24"/>
        </w:rPr>
        <w:t>45%</w:t>
      </w:r>
      <w:r>
        <w:rPr>
          <w:sz w:val="24"/>
        </w:rPr>
        <w:t>，其次是乔木</w:t>
      </w:r>
      <w:r>
        <w:rPr>
          <w:sz w:val="24"/>
        </w:rPr>
        <w:t>39</w:t>
      </w:r>
      <w:r>
        <w:rPr>
          <w:sz w:val="24"/>
        </w:rPr>
        <w:t>种，占</w:t>
      </w:r>
      <w:r>
        <w:rPr>
          <w:sz w:val="24"/>
        </w:rPr>
        <w:t>28%</w:t>
      </w:r>
      <w:r>
        <w:rPr>
          <w:sz w:val="24"/>
        </w:rPr>
        <w:t>，草本</w:t>
      </w:r>
      <w:r>
        <w:rPr>
          <w:sz w:val="24"/>
        </w:rPr>
        <w:t>30</w:t>
      </w:r>
      <w:r>
        <w:rPr>
          <w:sz w:val="24"/>
        </w:rPr>
        <w:t>种，占</w:t>
      </w:r>
      <w:r>
        <w:rPr>
          <w:sz w:val="24"/>
        </w:rPr>
        <w:t>22%</w:t>
      </w:r>
      <w:r>
        <w:rPr>
          <w:sz w:val="24"/>
        </w:rPr>
        <w:t>，藤本</w:t>
      </w:r>
      <w:r>
        <w:rPr>
          <w:sz w:val="24"/>
        </w:rPr>
        <w:t>2</w:t>
      </w:r>
      <w:r>
        <w:rPr>
          <w:sz w:val="24"/>
        </w:rPr>
        <w:t>种，占</w:t>
      </w:r>
      <w:r>
        <w:rPr>
          <w:sz w:val="24"/>
        </w:rPr>
        <w:t>1%</w:t>
      </w:r>
      <w:r>
        <w:rPr>
          <w:sz w:val="24"/>
        </w:rPr>
        <w:t>，竹类</w:t>
      </w:r>
      <w:r>
        <w:rPr>
          <w:sz w:val="24"/>
        </w:rPr>
        <w:t>4</w:t>
      </w:r>
      <w:r>
        <w:rPr>
          <w:sz w:val="24"/>
        </w:rPr>
        <w:t>，占</w:t>
      </w:r>
      <w:r>
        <w:rPr>
          <w:sz w:val="24"/>
        </w:rPr>
        <w:t>3%</w:t>
      </w:r>
      <w:r>
        <w:rPr>
          <w:sz w:val="24"/>
        </w:rPr>
        <w:t>。</w:t>
      </w:r>
      <w:proofErr w:type="gramStart"/>
      <w:r>
        <w:rPr>
          <w:sz w:val="24"/>
        </w:rPr>
        <w:t>斑色叶类</w:t>
      </w:r>
      <w:proofErr w:type="gramEnd"/>
      <w:r>
        <w:rPr>
          <w:sz w:val="24"/>
        </w:rPr>
        <w:t>植物最多，有</w:t>
      </w:r>
      <w:r>
        <w:rPr>
          <w:sz w:val="24"/>
        </w:rPr>
        <w:t>52</w:t>
      </w:r>
      <w:r>
        <w:rPr>
          <w:sz w:val="24"/>
        </w:rPr>
        <w:t>种，占</w:t>
      </w:r>
      <w:r>
        <w:rPr>
          <w:sz w:val="24"/>
        </w:rPr>
        <w:t>38%</w:t>
      </w:r>
      <w:r>
        <w:rPr>
          <w:sz w:val="24"/>
        </w:rPr>
        <w:t>。总结了彩叶植物在广州公园的使用效果、配置方法和种植形式，并针对其存在的问题，提出了相关的建议。</w:t>
      </w:r>
    </w:p>
    <w:p w14:paraId="4B9F7458" w14:textId="77777777" w:rsidR="00D24A07" w:rsidRDefault="00000000">
      <w:pPr>
        <w:spacing w:line="360" w:lineRule="auto"/>
        <w:rPr>
          <w:color w:val="FF0000"/>
          <w:sz w:val="24"/>
        </w:rPr>
      </w:pPr>
      <w:r>
        <w:rPr>
          <w:noProof/>
          <w:sz w:val="28"/>
        </w:rPr>
        <mc:AlternateContent>
          <mc:Choice Requires="wps">
            <w:drawing>
              <wp:anchor distT="0" distB="0" distL="114300" distR="114300" simplePos="0" relativeHeight="251693056" behindDoc="0" locked="0" layoutInCell="1" allowOverlap="1" wp14:anchorId="73BBC72D" wp14:editId="05D50F8C">
                <wp:simplePos x="0" y="0"/>
                <wp:positionH relativeFrom="column">
                  <wp:posOffset>4222750</wp:posOffset>
                </wp:positionH>
                <wp:positionV relativeFrom="paragraph">
                  <wp:posOffset>264160</wp:posOffset>
                </wp:positionV>
                <wp:extent cx="2120265" cy="961390"/>
                <wp:effectExtent l="6350" t="326390" r="6985" b="7620"/>
                <wp:wrapNone/>
                <wp:docPr id="90" name="自选图形 7"/>
                <wp:cNvGraphicFramePr/>
                <a:graphic xmlns:a="http://schemas.openxmlformats.org/drawingml/2006/main">
                  <a:graphicData uri="http://schemas.microsoft.com/office/word/2010/wordprocessingShape">
                    <wps:wsp>
                      <wps:cNvSpPr/>
                      <wps:spPr>
                        <a:xfrm>
                          <a:off x="0" y="0"/>
                          <a:ext cx="2120265" cy="961390"/>
                        </a:xfrm>
                        <a:prstGeom prst="wedgeRoundRectCallout">
                          <a:avLst>
                            <a:gd name="adj1" fmla="val -24798"/>
                            <a:gd name="adj2" fmla="val -82939"/>
                            <a:gd name="adj3" fmla="val 16667"/>
                          </a:avLst>
                        </a:prstGeom>
                        <a:noFill/>
                        <a:ln w="12700" cap="flat" cmpd="sng">
                          <a:solidFill>
                            <a:srgbClr val="000000"/>
                          </a:solidFill>
                          <a:prstDash val="solid"/>
                          <a:miter/>
                          <a:headEnd type="none" w="med" len="med"/>
                          <a:tailEnd type="none" w="med" len="med"/>
                        </a:ln>
                      </wps:spPr>
                      <wps:txbx>
                        <w:txbxContent>
                          <w:p w14:paraId="396D991C" w14:textId="77777777" w:rsidR="00D24A07" w:rsidRDefault="00000000">
                            <w:pPr>
                              <w:snapToGrid w:val="0"/>
                              <w:rPr>
                                <w:rFonts w:eastAsia="仿宋"/>
                                <w:sz w:val="24"/>
                              </w:rPr>
                            </w:pPr>
                            <w:r>
                              <w:rPr>
                                <w:rFonts w:eastAsia="仿宋" w:hint="eastAsia"/>
                                <w:sz w:val="24"/>
                              </w:rPr>
                              <w:t>文字：宋体小四</w:t>
                            </w:r>
                            <w:r>
                              <w:rPr>
                                <w:rFonts w:eastAsia="仿宋" w:hint="eastAsia"/>
                                <w:sz w:val="24"/>
                              </w:rPr>
                              <w:t xml:space="preserve"> </w:t>
                            </w:r>
                          </w:p>
                          <w:p w14:paraId="3C97921A" w14:textId="77777777" w:rsidR="00D24A07" w:rsidRDefault="00000000">
                            <w:pPr>
                              <w:snapToGrid w:val="0"/>
                              <w:rPr>
                                <w:rFonts w:eastAsia="仿宋"/>
                                <w:sz w:val="24"/>
                              </w:rPr>
                            </w:pPr>
                            <w:r>
                              <w:rPr>
                                <w:rFonts w:eastAsia="仿宋" w:hint="eastAsia"/>
                                <w:sz w:val="24"/>
                              </w:rPr>
                              <w:t>数字：</w:t>
                            </w:r>
                            <w:r>
                              <w:rPr>
                                <w:rFonts w:eastAsia="仿宋" w:hint="eastAsia"/>
                                <w:sz w:val="24"/>
                              </w:rPr>
                              <w:t xml:space="preserve">Times New Roman </w:t>
                            </w:r>
                          </w:p>
                          <w:p w14:paraId="1DCCBB80" w14:textId="77777777" w:rsidR="00D24A07" w:rsidRDefault="00000000">
                            <w:pPr>
                              <w:rPr>
                                <w:rFonts w:eastAsia="仿宋"/>
                                <w:color w:val="FF0000"/>
                                <w:sz w:val="24"/>
                              </w:rPr>
                            </w:pPr>
                            <w:r>
                              <w:rPr>
                                <w:rFonts w:eastAsia="仿宋" w:hint="eastAsia"/>
                                <w:sz w:val="24"/>
                              </w:rPr>
                              <w:t>两端对齐，</w:t>
                            </w:r>
                            <w:r>
                              <w:rPr>
                                <w:rFonts w:eastAsia="仿宋" w:hint="eastAsia"/>
                                <w:sz w:val="24"/>
                              </w:rPr>
                              <w:t>1.5</w:t>
                            </w:r>
                            <w:r>
                              <w:rPr>
                                <w:rFonts w:eastAsia="仿宋" w:hint="eastAsia"/>
                                <w:sz w:val="24"/>
                              </w:rPr>
                              <w:t>倍行距</w:t>
                            </w:r>
                          </w:p>
                          <w:p w14:paraId="5241DEFD" w14:textId="77777777" w:rsidR="00D24A07" w:rsidRDefault="00D24A07"/>
                        </w:txbxContent>
                      </wps:txbx>
                      <wps:bodyPr vert="horz" wrap="square" anchor="t" anchorCtr="0" upright="1"/>
                    </wps:wsp>
                  </a:graphicData>
                </a:graphic>
              </wp:anchor>
            </w:drawing>
          </mc:Choice>
          <mc:Fallback>
            <w:pict>
              <v:shape w14:anchorId="73BBC72D" id="自选图形 7" o:spid="_x0000_s1061" type="#_x0000_t62" style="position:absolute;left:0;text-align:left;margin-left:332.5pt;margin-top:20.8pt;width:166.95pt;height:75.7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" adj="5444,-7115" filled="f" strokeweight="1pt">
                <v:textbox>
                  <w:txbxContent>
                    <w:p w14:paraId="396D991C" w14:textId="77777777" w:rsidR="00D24A07" w:rsidRDefault="00000000">
                      <w:pPr>
                        <w:snapToGrid w:val="0"/>
                        <w:rPr>
                          <w:rFonts w:eastAsia="仿宋"/>
                          <w:sz w:val="24"/>
                        </w:rPr>
                      </w:pPr>
                      <w:r>
                        <w:rPr>
                          <w:rFonts w:eastAsia="仿宋" w:hint="eastAsia"/>
                          <w:sz w:val="24"/>
                        </w:rPr>
                        <w:t>文字：宋体小四</w:t>
                      </w:r>
                      <w:r>
                        <w:rPr>
                          <w:rFonts w:eastAsia="仿宋" w:hint="eastAsia"/>
                          <w:sz w:val="24"/>
                        </w:rPr>
                        <w:t xml:space="preserve"> </w:t>
                      </w:r>
                    </w:p>
                    <w:p w14:paraId="3C97921A" w14:textId="77777777" w:rsidR="00D24A07" w:rsidRDefault="00000000">
                      <w:pPr>
                        <w:snapToGrid w:val="0"/>
                        <w:rPr>
                          <w:rFonts w:eastAsia="仿宋"/>
                          <w:sz w:val="24"/>
                        </w:rPr>
                      </w:pPr>
                      <w:r>
                        <w:rPr>
                          <w:rFonts w:eastAsia="仿宋" w:hint="eastAsia"/>
                          <w:sz w:val="24"/>
                        </w:rPr>
                        <w:t>数字：</w:t>
                      </w:r>
                      <w:r>
                        <w:rPr>
                          <w:rFonts w:eastAsia="仿宋" w:hint="eastAsia"/>
                          <w:sz w:val="24"/>
                        </w:rPr>
                        <w:t xml:space="preserve">Times New Roman </w:t>
                      </w:r>
                    </w:p>
                    <w:p w14:paraId="1DCCBB80" w14:textId="77777777" w:rsidR="00D24A07" w:rsidRDefault="00000000">
                      <w:pPr>
                        <w:rPr>
                          <w:rFonts w:eastAsia="仿宋"/>
                          <w:color w:val="FF0000"/>
                          <w:sz w:val="24"/>
                        </w:rPr>
                      </w:pPr>
                      <w:r>
                        <w:rPr>
                          <w:rFonts w:eastAsia="仿宋" w:hint="eastAsia"/>
                          <w:sz w:val="24"/>
                        </w:rPr>
                        <w:t>两端对齐，</w:t>
                      </w:r>
                      <w:r>
                        <w:rPr>
                          <w:rFonts w:eastAsia="仿宋" w:hint="eastAsia"/>
                          <w:sz w:val="24"/>
                        </w:rPr>
                        <w:t>1.5</w:t>
                      </w:r>
                      <w:r>
                        <w:rPr>
                          <w:rFonts w:eastAsia="仿宋" w:hint="eastAsia"/>
                          <w:sz w:val="24"/>
                        </w:rPr>
                        <w:t>倍行距</w:t>
                      </w:r>
                    </w:p>
                    <w:p w14:paraId="5241DEFD" w14:textId="77777777" w:rsidR="00D24A07" w:rsidRDefault="00D24A07"/>
                  </w:txbxContent>
                </v:textbox>
              </v:shape>
            </w:pict>
          </mc:Fallback>
        </mc:AlternateContent>
      </w:r>
      <w:r>
        <w:rPr>
          <w:rFonts w:eastAsia="黑体"/>
          <w:sz w:val="24"/>
        </w:rPr>
        <w:t>关键词</w:t>
      </w:r>
      <w:r>
        <w:t>：</w:t>
      </w:r>
      <w:r>
        <w:rPr>
          <w:sz w:val="24"/>
        </w:rPr>
        <w:t>广州；彩叶植物；配置现状；应用方式；使用效果</w:t>
      </w:r>
    </w:p>
    <w:p w14:paraId="3F3F2C29" w14:textId="77777777" w:rsidR="00D24A07" w:rsidRDefault="00000000">
      <w:pPr>
        <w:rPr>
          <w:color w:val="000000"/>
        </w:rPr>
      </w:pPr>
      <w:r>
        <w:rPr>
          <w:noProof/>
          <w:sz w:val="28"/>
        </w:rPr>
        <mc:AlternateContent>
          <mc:Choice Requires="wps">
            <w:drawing>
              <wp:anchor distT="0" distB="0" distL="114300" distR="114300" simplePos="0" relativeHeight="251666432" behindDoc="0" locked="0" layoutInCell="1" allowOverlap="1" wp14:anchorId="59C22D9F" wp14:editId="095D1CB5">
                <wp:simplePos x="0" y="0"/>
                <wp:positionH relativeFrom="column">
                  <wp:posOffset>1479550</wp:posOffset>
                </wp:positionH>
                <wp:positionV relativeFrom="paragraph">
                  <wp:posOffset>119380</wp:posOffset>
                </wp:positionV>
                <wp:extent cx="2568575" cy="771525"/>
                <wp:effectExtent l="6350" t="190500" r="15875" b="9525"/>
                <wp:wrapNone/>
                <wp:docPr id="18" name="自选图形 7"/>
                <wp:cNvGraphicFramePr/>
                <a:graphic xmlns:a="http://schemas.openxmlformats.org/drawingml/2006/main">
                  <a:graphicData uri="http://schemas.microsoft.com/office/word/2010/wordprocessingShape">
                    <wps:wsp>
                      <wps:cNvSpPr/>
                      <wps:spPr>
                        <a:xfrm>
                          <a:off x="0" y="0"/>
                          <a:ext cx="2568575" cy="771525"/>
                        </a:xfrm>
                        <a:prstGeom prst="wedgeRoundRectCallout">
                          <a:avLst>
                            <a:gd name="adj1" fmla="val -17861"/>
                            <a:gd name="adj2" fmla="val -73713"/>
                            <a:gd name="adj3" fmla="val 16667"/>
                          </a:avLst>
                        </a:prstGeom>
                        <a:noFill/>
                        <a:ln w="12700" cap="flat" cmpd="sng">
                          <a:solidFill>
                            <a:srgbClr val="000000"/>
                          </a:solidFill>
                          <a:prstDash val="solid"/>
                          <a:miter/>
                          <a:headEnd type="none" w="med" len="med"/>
                          <a:tailEnd type="none" w="med" len="med"/>
                        </a:ln>
                      </wps:spPr>
                      <wps:txbx>
                        <w:txbxContent>
                          <w:p w14:paraId="5CBF8CB7" w14:textId="77777777" w:rsidR="00D24A07" w:rsidRDefault="00000000">
                            <w:pPr>
                              <w:rPr>
                                <w:rFonts w:eastAsia="仿宋"/>
                                <w:sz w:val="24"/>
                              </w:rPr>
                            </w:pPr>
                            <w:r>
                              <w:rPr>
                                <w:rFonts w:eastAsia="仿宋"/>
                                <w:sz w:val="24"/>
                              </w:rPr>
                              <w:t>宋体</w:t>
                            </w:r>
                            <w:r>
                              <w:rPr>
                                <w:rFonts w:eastAsia="仿宋" w:hint="eastAsia"/>
                                <w:sz w:val="24"/>
                              </w:rPr>
                              <w:t>，</w:t>
                            </w:r>
                            <w:r>
                              <w:rPr>
                                <w:rFonts w:eastAsia="仿宋"/>
                                <w:sz w:val="24"/>
                              </w:rPr>
                              <w:t>小</w:t>
                            </w:r>
                            <w:r>
                              <w:rPr>
                                <w:rFonts w:eastAsia="仿宋" w:hint="eastAsia"/>
                                <w:sz w:val="24"/>
                              </w:rPr>
                              <w:t>四</w:t>
                            </w:r>
                            <w:r>
                              <w:rPr>
                                <w:rFonts w:eastAsia="仿宋"/>
                                <w:sz w:val="24"/>
                              </w:rPr>
                              <w:t>号</w:t>
                            </w:r>
                          </w:p>
                          <w:p w14:paraId="3B863667" w14:textId="77777777" w:rsidR="00D24A07" w:rsidRDefault="00000000">
                            <w:pPr>
                              <w:rPr>
                                <w:rFonts w:eastAsia="仿宋"/>
                                <w:sz w:val="24"/>
                              </w:rPr>
                            </w:pPr>
                            <w:r>
                              <w:rPr>
                                <w:rFonts w:eastAsia="仿宋" w:hint="eastAsia"/>
                                <w:sz w:val="24"/>
                              </w:rPr>
                              <w:t>关键词之间以中文分号“；”分隔</w:t>
                            </w:r>
                          </w:p>
                          <w:p w14:paraId="26E1D2CE" w14:textId="77777777" w:rsidR="00D24A07" w:rsidRDefault="00000000">
                            <w:pPr>
                              <w:rPr>
                                <w:rFonts w:eastAsia="仿宋"/>
                                <w:sz w:val="24"/>
                              </w:rPr>
                            </w:pPr>
                            <w:r>
                              <w:rPr>
                                <w:rFonts w:eastAsia="仿宋"/>
                                <w:sz w:val="24"/>
                              </w:rPr>
                              <w:t>关键词</w:t>
                            </w:r>
                            <w:r>
                              <w:rPr>
                                <w:rFonts w:eastAsia="仿宋" w:hint="eastAsia"/>
                                <w:sz w:val="24"/>
                              </w:rPr>
                              <w:t>一般是</w:t>
                            </w:r>
                            <w:r>
                              <w:rPr>
                                <w:rFonts w:eastAsia="仿宋"/>
                                <w:sz w:val="24"/>
                              </w:rPr>
                              <w:t>3-5</w:t>
                            </w:r>
                            <w:r>
                              <w:rPr>
                                <w:rFonts w:eastAsia="仿宋"/>
                                <w:sz w:val="24"/>
                              </w:rPr>
                              <w:t>个</w:t>
                            </w:r>
                          </w:p>
                        </w:txbxContent>
                      </wps:txbx>
                      <wps:bodyPr vert="horz" wrap="square" anchor="t" anchorCtr="0" upright="1"/>
                    </wps:wsp>
                  </a:graphicData>
                </a:graphic>
              </wp:anchor>
            </w:drawing>
          </mc:Choice>
          <mc:Fallback>
            <w:pict>
              <v:shape w14:anchorId="59C22D9F" id="_x0000_s1062" type="#_x0000_t62" style="position:absolute;left:0;text-align:left;margin-left:116.5pt;margin-top:9.4pt;width:202.25pt;height:60.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" adj="6942,-5122" filled="f" strokeweight="1pt">
                <v:textbox>
                  <w:txbxContent>
                    <w:p w14:paraId="5CBF8CB7" w14:textId="77777777" w:rsidR="00D24A07" w:rsidRDefault="00000000">
                      <w:pPr>
                        <w:rPr>
                          <w:rFonts w:eastAsia="仿宋"/>
                          <w:sz w:val="24"/>
                        </w:rPr>
                      </w:pPr>
                      <w:r>
                        <w:rPr>
                          <w:rFonts w:eastAsia="仿宋"/>
                          <w:sz w:val="24"/>
                        </w:rPr>
                        <w:t>宋体</w:t>
                      </w:r>
                      <w:r>
                        <w:rPr>
                          <w:rFonts w:eastAsia="仿宋" w:hint="eastAsia"/>
                          <w:sz w:val="24"/>
                        </w:rPr>
                        <w:t>，</w:t>
                      </w:r>
                      <w:r>
                        <w:rPr>
                          <w:rFonts w:eastAsia="仿宋"/>
                          <w:sz w:val="24"/>
                        </w:rPr>
                        <w:t>小</w:t>
                      </w:r>
                      <w:r>
                        <w:rPr>
                          <w:rFonts w:eastAsia="仿宋" w:hint="eastAsia"/>
                          <w:sz w:val="24"/>
                        </w:rPr>
                        <w:t>四</w:t>
                      </w:r>
                      <w:r>
                        <w:rPr>
                          <w:rFonts w:eastAsia="仿宋"/>
                          <w:sz w:val="24"/>
                        </w:rPr>
                        <w:t>号</w:t>
                      </w:r>
                    </w:p>
                    <w:p w14:paraId="3B863667" w14:textId="77777777" w:rsidR="00D24A07" w:rsidRDefault="00000000">
                      <w:pPr>
                        <w:rPr>
                          <w:rFonts w:eastAsia="仿宋"/>
                          <w:sz w:val="24"/>
                        </w:rPr>
                      </w:pPr>
                      <w:r>
                        <w:rPr>
                          <w:rFonts w:eastAsia="仿宋" w:hint="eastAsia"/>
                          <w:sz w:val="24"/>
                        </w:rPr>
                        <w:t>关键词之间以中文分号“；”分隔</w:t>
                      </w:r>
                    </w:p>
                    <w:p w14:paraId="26E1D2CE" w14:textId="77777777" w:rsidR="00D24A07" w:rsidRDefault="00000000">
                      <w:pPr>
                        <w:rPr>
                          <w:rFonts w:eastAsia="仿宋"/>
                          <w:sz w:val="24"/>
                        </w:rPr>
                      </w:pPr>
                      <w:r>
                        <w:rPr>
                          <w:rFonts w:eastAsia="仿宋"/>
                          <w:sz w:val="24"/>
                        </w:rPr>
                        <w:t>关键词</w:t>
                      </w:r>
                      <w:r>
                        <w:rPr>
                          <w:rFonts w:eastAsia="仿宋" w:hint="eastAsia"/>
                          <w:sz w:val="24"/>
                        </w:rPr>
                        <w:t>一般是</w:t>
                      </w:r>
                      <w:r>
                        <w:rPr>
                          <w:rFonts w:eastAsia="仿宋"/>
                          <w:sz w:val="24"/>
                        </w:rPr>
                        <w:t>3-5</w:t>
                      </w:r>
                      <w:r>
                        <w:rPr>
                          <w:rFonts w:eastAsia="仿宋"/>
                          <w:sz w:val="24"/>
                        </w:rPr>
                        <w:t>个</w:t>
                      </w:r>
                    </w:p>
                  </w:txbxContent>
                </v:textbox>
              </v:shape>
            </w:pict>
          </mc:Fallback>
        </mc:AlternateContent>
      </w:r>
    </w:p>
    <w:p w14:paraId="758DF2B7" w14:textId="77777777" w:rsidR="00D24A07" w:rsidRDefault="00000000">
      <w:pPr>
        <w:rPr>
          <w:color w:val="000000"/>
        </w:rPr>
      </w:pPr>
      <w:r>
        <w:rPr>
          <w:noProof/>
        </w:rPr>
        <mc:AlternateContent>
          <mc:Choice Requires="wps">
            <w:drawing>
              <wp:anchor distT="0" distB="0" distL="114300" distR="114300" simplePos="0" relativeHeight="251665408" behindDoc="0" locked="0" layoutInCell="1" allowOverlap="1" wp14:anchorId="54230D77" wp14:editId="5FC87388">
                <wp:simplePos x="0" y="0"/>
                <wp:positionH relativeFrom="column">
                  <wp:posOffset>-73660</wp:posOffset>
                </wp:positionH>
                <wp:positionV relativeFrom="paragraph">
                  <wp:posOffset>45085</wp:posOffset>
                </wp:positionV>
                <wp:extent cx="1274445" cy="638810"/>
                <wp:effectExtent l="6350" t="307340" r="14605" b="6350"/>
                <wp:wrapNone/>
                <wp:docPr id="17" name="自选图形 7"/>
                <wp:cNvGraphicFramePr/>
                <a:graphic xmlns:a="http://schemas.openxmlformats.org/drawingml/2006/main">
                  <a:graphicData uri="http://schemas.microsoft.com/office/word/2010/wordprocessingShape">
                    <wps:wsp>
                      <wps:cNvSpPr/>
                      <wps:spPr>
                        <a:xfrm>
                          <a:off x="0" y="0"/>
                          <a:ext cx="1274445" cy="638810"/>
                        </a:xfrm>
                        <a:prstGeom prst="wedgeRoundRectCallout">
                          <a:avLst>
                            <a:gd name="adj1" fmla="val -28176"/>
                            <a:gd name="adj2" fmla="val -96000"/>
                            <a:gd name="adj3" fmla="val 16667"/>
                          </a:avLst>
                        </a:prstGeom>
                        <a:noFill/>
                        <a:ln w="12700" cap="flat" cmpd="sng">
                          <a:solidFill>
                            <a:srgbClr val="000000"/>
                          </a:solidFill>
                          <a:prstDash val="solid"/>
                          <a:miter/>
                          <a:headEnd type="none" w="med" len="med"/>
                          <a:tailEnd type="none" w="med" len="med"/>
                        </a:ln>
                      </wps:spPr>
                      <wps:txbx>
                        <w:txbxContent>
                          <w:p w14:paraId="6015ED8B" w14:textId="77777777" w:rsidR="00D24A07" w:rsidRDefault="00000000">
                            <w:pPr>
                              <w:rPr>
                                <w:rFonts w:eastAsia="仿宋"/>
                                <w:sz w:val="24"/>
                                <w:szCs w:val="24"/>
                              </w:rPr>
                            </w:pPr>
                            <w:r>
                              <w:rPr>
                                <w:rFonts w:eastAsia="仿宋"/>
                                <w:sz w:val="24"/>
                                <w:szCs w:val="24"/>
                              </w:rPr>
                              <w:t>黑体</w:t>
                            </w:r>
                            <w:r>
                              <w:rPr>
                                <w:rFonts w:eastAsia="仿宋" w:hint="eastAsia"/>
                                <w:sz w:val="24"/>
                                <w:szCs w:val="24"/>
                              </w:rPr>
                              <w:t>，</w:t>
                            </w:r>
                            <w:r>
                              <w:rPr>
                                <w:rFonts w:eastAsia="仿宋"/>
                                <w:sz w:val="24"/>
                                <w:szCs w:val="24"/>
                              </w:rPr>
                              <w:t>小</w:t>
                            </w:r>
                            <w:r>
                              <w:rPr>
                                <w:rFonts w:eastAsia="仿宋" w:hint="eastAsia"/>
                                <w:sz w:val="24"/>
                                <w:szCs w:val="24"/>
                              </w:rPr>
                              <w:t>四</w:t>
                            </w:r>
                            <w:r>
                              <w:rPr>
                                <w:rFonts w:eastAsia="仿宋"/>
                                <w:sz w:val="24"/>
                                <w:szCs w:val="24"/>
                              </w:rPr>
                              <w:t>号</w:t>
                            </w:r>
                          </w:p>
                          <w:p w14:paraId="4446C889" w14:textId="77777777" w:rsidR="00D24A07" w:rsidRDefault="00000000">
                            <w:pPr>
                              <w:rPr>
                                <w:rFonts w:eastAsia="仿宋"/>
                                <w:sz w:val="24"/>
                                <w:szCs w:val="24"/>
                              </w:rPr>
                            </w:pPr>
                            <w:r>
                              <w:rPr>
                                <w:rFonts w:eastAsia="仿宋"/>
                                <w:sz w:val="24"/>
                                <w:szCs w:val="24"/>
                              </w:rPr>
                              <w:t>左对齐</w:t>
                            </w:r>
                          </w:p>
                        </w:txbxContent>
                      </wps:txbx>
                      <wps:bodyPr vert="horz" wrap="square" anchor="t" anchorCtr="0" upright="1"/>
                    </wps:wsp>
                  </a:graphicData>
                </a:graphic>
              </wp:anchor>
            </w:drawing>
          </mc:Choice>
          <mc:Fallback>
            <w:pict>
              <v:shape w14:anchorId="54230D77" id="_x0000_s1063" type="#_x0000_t62" style="position:absolute;left:0;text-align:left;margin-left:-5.8pt;margin-top:3.55pt;width:100.35pt;height:50.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" adj="4714,-9936" filled="f" strokeweight="1pt">
                <v:textbox>
                  <w:txbxContent>
                    <w:p w14:paraId="6015ED8B" w14:textId="77777777" w:rsidR="00D24A07" w:rsidRDefault="00000000">
                      <w:pPr>
                        <w:rPr>
                          <w:rFonts w:eastAsia="仿宋"/>
                          <w:sz w:val="24"/>
                          <w:szCs w:val="24"/>
                        </w:rPr>
                      </w:pPr>
                      <w:r>
                        <w:rPr>
                          <w:rFonts w:eastAsia="仿宋"/>
                          <w:sz w:val="24"/>
                          <w:szCs w:val="24"/>
                        </w:rPr>
                        <w:t>黑体</w:t>
                      </w:r>
                      <w:r>
                        <w:rPr>
                          <w:rFonts w:eastAsia="仿宋" w:hint="eastAsia"/>
                          <w:sz w:val="24"/>
                          <w:szCs w:val="24"/>
                        </w:rPr>
                        <w:t>，</w:t>
                      </w:r>
                      <w:r>
                        <w:rPr>
                          <w:rFonts w:eastAsia="仿宋"/>
                          <w:sz w:val="24"/>
                          <w:szCs w:val="24"/>
                        </w:rPr>
                        <w:t>小</w:t>
                      </w:r>
                      <w:r>
                        <w:rPr>
                          <w:rFonts w:eastAsia="仿宋" w:hint="eastAsia"/>
                          <w:sz w:val="24"/>
                          <w:szCs w:val="24"/>
                        </w:rPr>
                        <w:t>四</w:t>
                      </w:r>
                      <w:r>
                        <w:rPr>
                          <w:rFonts w:eastAsia="仿宋"/>
                          <w:sz w:val="24"/>
                          <w:szCs w:val="24"/>
                        </w:rPr>
                        <w:t>号</w:t>
                      </w:r>
                    </w:p>
                    <w:p w14:paraId="4446C889" w14:textId="77777777" w:rsidR="00D24A07" w:rsidRDefault="00000000">
                      <w:pPr>
                        <w:rPr>
                          <w:rFonts w:eastAsia="仿宋"/>
                          <w:sz w:val="24"/>
                          <w:szCs w:val="24"/>
                        </w:rPr>
                      </w:pPr>
                      <w:r>
                        <w:rPr>
                          <w:rFonts w:eastAsia="仿宋"/>
                          <w:sz w:val="24"/>
                          <w:szCs w:val="24"/>
                        </w:rPr>
                        <w:t>左对齐</w:t>
                      </w:r>
                    </w:p>
                  </w:txbxContent>
                </v:textbox>
              </v:shape>
            </w:pict>
          </mc:Fallback>
        </mc:AlternateContent>
      </w:r>
    </w:p>
    <w:p w14:paraId="61A53DCE" w14:textId="77777777" w:rsidR="00D24A07" w:rsidRDefault="00D24A07">
      <w:pPr>
        <w:pStyle w:val="1"/>
        <w:jc w:val="center"/>
        <w:rPr>
          <w:b w:val="0"/>
          <w:sz w:val="28"/>
        </w:rPr>
      </w:pPr>
      <w:bookmarkStart w:id="3" w:name="_Toc389853979"/>
    </w:p>
    <w:p w14:paraId="1B40F442" w14:textId="77777777" w:rsidR="00D24A07" w:rsidRDefault="00D24A07">
      <w:pPr>
        <w:rPr>
          <w:b/>
        </w:rPr>
      </w:pPr>
    </w:p>
    <w:p w14:paraId="25E75B73" w14:textId="77777777" w:rsidR="00D24A07" w:rsidRDefault="00D24A07">
      <w:pPr>
        <w:rPr>
          <w:b/>
        </w:rPr>
      </w:pPr>
    </w:p>
    <w:p w14:paraId="37AC0B97" w14:textId="77777777" w:rsidR="00D24A07" w:rsidRDefault="00D24A07">
      <w:pPr>
        <w:rPr>
          <w:b/>
        </w:rPr>
      </w:pPr>
    </w:p>
    <w:p w14:paraId="5E457E43" w14:textId="77777777" w:rsidR="00D24A07" w:rsidRDefault="00D24A07">
      <w:pPr>
        <w:rPr>
          <w:b/>
        </w:rPr>
      </w:pPr>
    </w:p>
    <w:p w14:paraId="2B09CB73" w14:textId="77777777" w:rsidR="00D24A07" w:rsidRDefault="00D24A07">
      <w:pPr>
        <w:rPr>
          <w:b/>
        </w:rPr>
      </w:pPr>
    </w:p>
    <w:p w14:paraId="31CEBEF7" w14:textId="77777777" w:rsidR="00D24A07" w:rsidRDefault="00D24A07">
      <w:pPr>
        <w:rPr>
          <w:b/>
        </w:rPr>
      </w:pPr>
    </w:p>
    <w:p w14:paraId="6380C872" w14:textId="77777777" w:rsidR="00D24A07" w:rsidRDefault="00D24A07">
      <w:pPr>
        <w:rPr>
          <w:b/>
        </w:rPr>
      </w:pPr>
    </w:p>
    <w:p w14:paraId="5E969886" w14:textId="77777777" w:rsidR="00D24A07" w:rsidRDefault="00D24A07">
      <w:pPr>
        <w:rPr>
          <w:b/>
        </w:rPr>
      </w:pPr>
    </w:p>
    <w:p w14:paraId="52664816" w14:textId="77777777" w:rsidR="00D24A07" w:rsidRDefault="00000000">
      <w:pPr>
        <w:tabs>
          <w:tab w:val="left" w:pos="1735"/>
        </w:tabs>
        <w:sectPr w:rsidR="00D24A07">
          <w:footerReference w:type="default" r:id="rId11"/>
          <w:pgSz w:w="11906" w:h="16838"/>
          <w:pgMar w:top="1361" w:right="1361" w:bottom="1361" w:left="1361" w:header="851" w:footer="992" w:gutter="0"/>
          <w:cols w:space="720"/>
          <w:docGrid w:type="lines" w:linePitch="312"/>
        </w:sectPr>
      </w:pPr>
      <w:r>
        <w:rPr>
          <w:b/>
        </w:rPr>
        <w:tab/>
      </w:r>
    </w:p>
    <w:bookmarkEnd w:id="3"/>
    <w:p w14:paraId="38E8540D" w14:textId="77777777" w:rsidR="00D24A07" w:rsidRDefault="00000000">
      <w:pPr>
        <w:spacing w:line="360" w:lineRule="auto"/>
        <w:jc w:val="center"/>
        <w:rPr>
          <w:b/>
          <w:sz w:val="32"/>
        </w:rPr>
      </w:pPr>
      <w:r>
        <w:rPr>
          <w:b/>
          <w:noProof/>
          <w:sz w:val="32"/>
        </w:rPr>
        <w:lastRenderedPageBreak/>
        <mc:AlternateContent>
          <mc:Choice Requires="wps">
            <w:drawing>
              <wp:anchor distT="0" distB="0" distL="114300" distR="114300" simplePos="0" relativeHeight="251662336" behindDoc="0" locked="0" layoutInCell="1" allowOverlap="1" wp14:anchorId="2805186D" wp14:editId="6686D647">
                <wp:simplePos x="0" y="0"/>
                <wp:positionH relativeFrom="column">
                  <wp:posOffset>3966210</wp:posOffset>
                </wp:positionH>
                <wp:positionV relativeFrom="paragraph">
                  <wp:posOffset>-149225</wp:posOffset>
                </wp:positionV>
                <wp:extent cx="2264410" cy="511810"/>
                <wp:effectExtent l="654685" t="5080" r="14605" b="16510"/>
                <wp:wrapNone/>
                <wp:docPr id="14" name="自选图形 5"/>
                <wp:cNvGraphicFramePr/>
                <a:graphic xmlns:a="http://schemas.openxmlformats.org/drawingml/2006/main">
                  <a:graphicData uri="http://schemas.microsoft.com/office/word/2010/wordprocessingShape">
                    <wps:wsp>
                      <wps:cNvSpPr/>
                      <wps:spPr>
                        <a:xfrm>
                          <a:off x="0" y="0"/>
                          <a:ext cx="2264410" cy="511810"/>
                        </a:xfrm>
                        <a:prstGeom prst="wedgeRoundRectCallout">
                          <a:avLst>
                            <a:gd name="adj1" fmla="val -77229"/>
                            <a:gd name="adj2" fmla="val 21836"/>
                            <a:gd name="adj3" fmla="val 16667"/>
                          </a:avLst>
                        </a:prstGeom>
                        <a:noFill/>
                        <a:ln w="9525" cap="flat" cmpd="sng">
                          <a:solidFill>
                            <a:srgbClr val="000000"/>
                          </a:solidFill>
                          <a:prstDash val="solid"/>
                          <a:miter/>
                          <a:headEnd type="none" w="med" len="med"/>
                          <a:tailEnd type="none" w="med" len="med"/>
                        </a:ln>
                      </wps:spPr>
                      <wps:txbx>
                        <w:txbxContent>
                          <w:p w14:paraId="7E222BA5" w14:textId="77777777" w:rsidR="00D24A07" w:rsidRDefault="00000000">
                            <w:pPr>
                              <w:snapToGrid w:val="0"/>
                              <w:rPr>
                                <w:rFonts w:eastAsia="仿宋"/>
                                <w:sz w:val="24"/>
                                <w:szCs w:val="24"/>
                              </w:rPr>
                            </w:pPr>
                            <w:r>
                              <w:rPr>
                                <w:rFonts w:eastAsia="仿宋"/>
                                <w:sz w:val="24"/>
                                <w:szCs w:val="24"/>
                              </w:rPr>
                              <w:t>Times New Roman</w:t>
                            </w:r>
                            <w:r>
                              <w:rPr>
                                <w:rFonts w:eastAsia="仿宋" w:hint="eastAsia"/>
                                <w:sz w:val="24"/>
                                <w:szCs w:val="24"/>
                              </w:rPr>
                              <w:t>三</w:t>
                            </w:r>
                            <w:r>
                              <w:rPr>
                                <w:rFonts w:eastAsia="仿宋"/>
                                <w:sz w:val="24"/>
                                <w:szCs w:val="24"/>
                              </w:rPr>
                              <w:t>号，加粗</w:t>
                            </w:r>
                          </w:p>
                          <w:p w14:paraId="7FF15385" w14:textId="77777777" w:rsidR="00D24A07" w:rsidRDefault="00000000">
                            <w:pPr>
                              <w:snapToGrid w:val="0"/>
                              <w:rPr>
                                <w:rFonts w:eastAsia="仿宋"/>
                                <w:sz w:val="24"/>
                                <w:szCs w:val="24"/>
                              </w:rPr>
                            </w:pPr>
                            <w:r>
                              <w:rPr>
                                <w:rFonts w:eastAsia="仿宋" w:hint="eastAsia"/>
                                <w:sz w:val="24"/>
                                <w:szCs w:val="24"/>
                              </w:rPr>
                              <w:t>居中</w:t>
                            </w:r>
                          </w:p>
                        </w:txbxContent>
                      </wps:txbx>
                      <wps:bodyPr vert="horz" wrap="square" anchor="t" anchorCtr="0" upright="1"/>
                    </wps:wsp>
                  </a:graphicData>
                </a:graphic>
              </wp:anchor>
            </w:drawing>
          </mc:Choice>
          <mc:Fallback>
            <w:pict>
              <v:shape w14:anchorId="2805186D" id="_x0000_s1064" type="#_x0000_t62" style="position:absolute;left:0;text-align:left;margin-left:312.3pt;margin-top:-11.75pt;width:178.3pt;height:40.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" adj="-5881,15517" filled="f">
                <v:textbox>
                  <w:txbxContent>
                    <w:p w14:paraId="7E222BA5" w14:textId="77777777" w:rsidR="00D24A07" w:rsidRDefault="00000000">
                      <w:pPr>
                        <w:snapToGrid w:val="0"/>
                        <w:rPr>
                          <w:rFonts w:eastAsia="仿宋"/>
                          <w:sz w:val="24"/>
                          <w:szCs w:val="24"/>
                        </w:rPr>
                      </w:pPr>
                      <w:r>
                        <w:rPr>
                          <w:rFonts w:eastAsia="仿宋"/>
                          <w:sz w:val="24"/>
                          <w:szCs w:val="24"/>
                        </w:rPr>
                        <w:t>Times New Roman</w:t>
                      </w:r>
                      <w:r>
                        <w:rPr>
                          <w:rFonts w:eastAsia="仿宋" w:hint="eastAsia"/>
                          <w:sz w:val="24"/>
                          <w:szCs w:val="24"/>
                        </w:rPr>
                        <w:t>三</w:t>
                      </w:r>
                      <w:r>
                        <w:rPr>
                          <w:rFonts w:eastAsia="仿宋"/>
                          <w:sz w:val="24"/>
                          <w:szCs w:val="24"/>
                        </w:rPr>
                        <w:t>号，加粗</w:t>
                      </w:r>
                    </w:p>
                    <w:p w14:paraId="7FF15385" w14:textId="77777777" w:rsidR="00D24A07" w:rsidRDefault="00000000">
                      <w:pPr>
                        <w:snapToGrid w:val="0"/>
                        <w:rPr>
                          <w:rFonts w:eastAsia="仿宋"/>
                          <w:sz w:val="24"/>
                          <w:szCs w:val="24"/>
                        </w:rPr>
                      </w:pPr>
                      <w:r>
                        <w:rPr>
                          <w:rFonts w:eastAsia="仿宋" w:hint="eastAsia"/>
                          <w:sz w:val="24"/>
                          <w:szCs w:val="24"/>
                        </w:rPr>
                        <w:t>居中</w:t>
                      </w:r>
                    </w:p>
                  </w:txbxContent>
                </v:textbox>
              </v:shape>
            </w:pict>
          </mc:Fallback>
        </mc:AlternateContent>
      </w:r>
      <w:r>
        <w:rPr>
          <w:noProof/>
          <w:sz w:val="24"/>
        </w:rPr>
        <mc:AlternateContent>
          <mc:Choice Requires="wps">
            <w:drawing>
              <wp:anchor distT="0" distB="0" distL="114300" distR="114300" simplePos="0" relativeHeight="251700224" behindDoc="1" locked="0" layoutInCell="1" allowOverlap="1" wp14:anchorId="5DD742F9" wp14:editId="26313ADA">
                <wp:simplePos x="0" y="0"/>
                <wp:positionH relativeFrom="column">
                  <wp:posOffset>2263775</wp:posOffset>
                </wp:positionH>
                <wp:positionV relativeFrom="paragraph">
                  <wp:posOffset>-706120</wp:posOffset>
                </wp:positionV>
                <wp:extent cx="1407160" cy="1828800"/>
                <wp:effectExtent l="0" t="0" r="2540" b="0"/>
                <wp:wrapNone/>
                <wp:docPr id="34" name="文本框 34"/>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661DD633"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样张5</w:t>
                            </w:r>
                          </w:p>
                        </w:txbxContent>
                      </wps:txbx>
                      <wps:bodyPr vert="horz" wrap="square" anchor="t" anchorCtr="0" upright="1">
                        <a:spAutoFit/>
                      </wps:bodyPr>
                    </wps:wsp>
                  </a:graphicData>
                </a:graphic>
              </wp:anchor>
            </w:drawing>
          </mc:Choice>
          <mc:Fallback>
            <w:pict>
              <v:shape w14:anchorId="5DD742F9" id="文本框 34" o:spid="_x0000_s1065" type="#_x0000_t202" style="position:absolute;left:0;text-align:left;margin-left:178.25pt;margin-top:-55.6pt;width:110.8pt;height:2in;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" stroked="f" strokeweight="1pt">
                <v:textbox style="mso-fit-shape-to-text:t">
                  <w:txbxContent>
                    <w:p w14:paraId="661DD633"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样张5</w:t>
                      </w:r>
                    </w:p>
                  </w:txbxContent>
                </v:textbox>
              </v:shape>
            </w:pict>
          </mc:Fallback>
        </mc:AlternateContent>
      </w:r>
      <w:r>
        <w:rPr>
          <w:b/>
          <w:sz w:val="32"/>
        </w:rPr>
        <w:t>Abstract</w:t>
      </w:r>
    </w:p>
    <w:p w14:paraId="43ED4B51" w14:textId="77777777" w:rsidR="00D24A07" w:rsidRDefault="00000000">
      <w:pPr>
        <w:spacing w:line="360" w:lineRule="auto"/>
        <w:ind w:firstLineChars="200" w:firstLine="480"/>
        <w:rPr>
          <w:sz w:val="24"/>
          <w:shd w:val="clear" w:color="auto" w:fill="FFFFFF"/>
        </w:rPr>
      </w:pPr>
      <w:r>
        <w:rPr>
          <w:sz w:val="24"/>
          <w:szCs w:val="24"/>
          <w:shd w:val="clear" w:color="auto" w:fill="FFFFFF"/>
        </w:rPr>
        <w:t>In this paper, 13 parks have been</w:t>
      </w:r>
      <w:r>
        <w:rPr>
          <w:sz w:val="24"/>
          <w:szCs w:val="24"/>
        </w:rPr>
        <w:t xml:space="preserve"> </w:t>
      </w:r>
      <w:r>
        <w:rPr>
          <w:sz w:val="24"/>
          <w:szCs w:val="24"/>
          <w:shd w:val="clear" w:color="auto" w:fill="FFFFFF"/>
        </w:rPr>
        <w:t>selected for the survey</w:t>
      </w:r>
      <w:r>
        <w:rPr>
          <w:sz w:val="24"/>
          <w:szCs w:val="24"/>
          <w:shd w:val="clear" w:color="auto" w:fill="FFFFFF"/>
        </w:rPr>
        <w:t>，</w:t>
      </w:r>
      <w:r>
        <w:rPr>
          <w:sz w:val="24"/>
          <w:szCs w:val="24"/>
          <w:shd w:val="clear" w:color="auto" w:fill="FFFFFF"/>
        </w:rPr>
        <w:t xml:space="preserve">such as the Pearl River Park, </w:t>
      </w:r>
      <w:proofErr w:type="spellStart"/>
      <w:r>
        <w:rPr>
          <w:sz w:val="24"/>
          <w:szCs w:val="24"/>
          <w:shd w:val="clear" w:color="auto" w:fill="FFFFFF"/>
        </w:rPr>
        <w:t>Haizhu</w:t>
      </w:r>
      <w:proofErr w:type="spellEnd"/>
      <w:r>
        <w:rPr>
          <w:sz w:val="24"/>
          <w:szCs w:val="24"/>
          <w:shd w:val="clear" w:color="auto" w:fill="FFFFFF"/>
        </w:rPr>
        <w:t xml:space="preserve"> Lake, Xiaogang Park, </w:t>
      </w:r>
      <w:proofErr w:type="spellStart"/>
      <w:r>
        <w:rPr>
          <w:sz w:val="24"/>
          <w:szCs w:val="24"/>
          <w:shd w:val="clear" w:color="auto" w:fill="FFFFFF"/>
        </w:rPr>
        <w:t>Dongshan</w:t>
      </w:r>
      <w:proofErr w:type="spellEnd"/>
      <w:r>
        <w:rPr>
          <w:sz w:val="24"/>
          <w:szCs w:val="24"/>
          <w:shd w:val="clear" w:color="auto" w:fill="FFFFFF"/>
        </w:rPr>
        <w:t xml:space="preserve"> La</w:t>
      </w:r>
      <w:r>
        <w:rPr>
          <w:sz w:val="24"/>
          <w:shd w:val="clear" w:color="auto" w:fill="FFFFFF"/>
        </w:rPr>
        <w:t xml:space="preserve">ke Park, Liwan Lake Park, People's Park and so on, for the comprehensive analysis of Color–leafed plants in the park usage. According to the investigation and statistics, there are 137 species (including cultivars) of Color – leafed plants, belonging to 44 families, 91 genera. The main body of colored-leaf plants is </w:t>
      </w:r>
      <w:proofErr w:type="gramStart"/>
      <w:r>
        <w:rPr>
          <w:sz w:val="24"/>
          <w:shd w:val="clear" w:color="auto" w:fill="FFFFFF"/>
        </w:rPr>
        <w:t>Liliaceae ,</w:t>
      </w:r>
      <w:proofErr w:type="gramEnd"/>
      <w:r>
        <w:rPr>
          <w:sz w:val="24"/>
          <w:shd w:val="clear" w:color="auto" w:fill="FFFFFF"/>
        </w:rPr>
        <w:t xml:space="preserve"> next comes </w:t>
      </w:r>
      <w:proofErr w:type="spellStart"/>
      <w:proofErr w:type="gramStart"/>
      <w:r>
        <w:rPr>
          <w:sz w:val="24"/>
          <w:shd w:val="clear" w:color="auto" w:fill="FFFFFF"/>
        </w:rPr>
        <w:t>Moraceae</w:t>
      </w:r>
      <w:proofErr w:type="spellEnd"/>
      <w:r>
        <w:rPr>
          <w:sz w:val="24"/>
          <w:shd w:val="clear" w:color="auto" w:fill="FFFFFF"/>
        </w:rPr>
        <w:t xml:space="preserve"> .</w:t>
      </w:r>
      <w:proofErr w:type="gramEnd"/>
      <w:r>
        <w:rPr>
          <w:sz w:val="24"/>
          <w:shd w:val="clear" w:color="auto" w:fill="FFFFFF"/>
        </w:rPr>
        <w:t xml:space="preserve"> Most of colored-leaf plants are cultivars (62 species), represent 45% of the recorded species. There are 62 kinds Colored-leaf shrubs, followed by 39 kinds of trees, 30 </w:t>
      </w:r>
    </w:p>
    <w:p w14:paraId="016F3F0B" w14:textId="77777777" w:rsidR="00D24A07" w:rsidRDefault="00000000">
      <w:pPr>
        <w:spacing w:line="360" w:lineRule="auto"/>
        <w:rPr>
          <w:sz w:val="24"/>
          <w:shd w:val="clear" w:color="auto" w:fill="FFFFFF"/>
        </w:rPr>
      </w:pPr>
      <w:r>
        <w:rPr>
          <w:sz w:val="24"/>
          <w:shd w:val="clear" w:color="auto" w:fill="FFFFFF"/>
        </w:rPr>
        <w:t>kinds of herbs. Most of colored-leaf plants are Spotted Foliage (52 species), accounting for 38%. The paper summed up the effect and application mode of the Color–leafed plants planting of the parks in Guangzhou, and for its problems, put forward relevant proposals.</w:t>
      </w:r>
    </w:p>
    <w:p w14:paraId="23D22998" w14:textId="77777777" w:rsidR="00D24A07" w:rsidRDefault="00000000">
      <w:pPr>
        <w:spacing w:line="360" w:lineRule="auto"/>
        <w:rPr>
          <w:sz w:val="24"/>
          <w:shd w:val="clear" w:color="auto" w:fill="FFFFFF"/>
        </w:rPr>
      </w:pPr>
      <w:r>
        <w:rPr>
          <w:noProof/>
        </w:rPr>
        <mc:AlternateContent>
          <mc:Choice Requires="wps">
            <w:drawing>
              <wp:anchor distT="0" distB="0" distL="114300" distR="114300" simplePos="0" relativeHeight="251695104" behindDoc="0" locked="0" layoutInCell="1" allowOverlap="1" wp14:anchorId="49AB825B" wp14:editId="53B4A9A2">
                <wp:simplePos x="0" y="0"/>
                <wp:positionH relativeFrom="column">
                  <wp:posOffset>-806450</wp:posOffset>
                </wp:positionH>
                <wp:positionV relativeFrom="paragraph">
                  <wp:posOffset>584200</wp:posOffset>
                </wp:positionV>
                <wp:extent cx="2032000" cy="607695"/>
                <wp:effectExtent l="6350" t="384175" r="19050" b="17780"/>
                <wp:wrapNone/>
                <wp:docPr id="95" name="自选图形 7"/>
                <wp:cNvGraphicFramePr/>
                <a:graphic xmlns:a="http://schemas.openxmlformats.org/drawingml/2006/main">
                  <a:graphicData uri="http://schemas.microsoft.com/office/word/2010/wordprocessingShape">
                    <wps:wsp>
                      <wps:cNvSpPr/>
                      <wps:spPr>
                        <a:xfrm>
                          <a:off x="0" y="0"/>
                          <a:ext cx="2032000" cy="607695"/>
                        </a:xfrm>
                        <a:prstGeom prst="wedgeRoundRectCallout">
                          <a:avLst>
                            <a:gd name="adj1" fmla="val -10156"/>
                            <a:gd name="adj2" fmla="val -111233"/>
                            <a:gd name="adj3" fmla="val 16667"/>
                          </a:avLst>
                        </a:prstGeom>
                        <a:noFill/>
                        <a:ln w="12700" cap="flat" cmpd="sng">
                          <a:solidFill>
                            <a:srgbClr val="000000"/>
                          </a:solidFill>
                          <a:prstDash val="solid"/>
                          <a:miter/>
                          <a:headEnd type="none" w="med" len="med"/>
                          <a:tailEnd type="none" w="med" len="med"/>
                        </a:ln>
                      </wps:spPr>
                      <wps:txbx>
                        <w:txbxContent>
                          <w:p w14:paraId="5B834A1F" w14:textId="77777777" w:rsidR="00D24A07" w:rsidRDefault="00000000">
                            <w:pPr>
                              <w:rPr>
                                <w:rFonts w:eastAsia="仿宋"/>
                                <w:sz w:val="24"/>
                                <w:szCs w:val="24"/>
                              </w:rPr>
                            </w:pPr>
                            <w:r>
                              <w:rPr>
                                <w:rFonts w:eastAsia="仿宋"/>
                                <w:sz w:val="24"/>
                              </w:rPr>
                              <w:t>Times New Roman</w:t>
                            </w:r>
                            <w:r>
                              <w:rPr>
                                <w:rFonts w:eastAsia="仿宋" w:hint="eastAsia"/>
                                <w:sz w:val="24"/>
                                <w:szCs w:val="24"/>
                              </w:rPr>
                              <w:t>，</w:t>
                            </w:r>
                            <w:r>
                              <w:rPr>
                                <w:rFonts w:eastAsia="仿宋"/>
                                <w:sz w:val="24"/>
                                <w:szCs w:val="24"/>
                              </w:rPr>
                              <w:t>小</w:t>
                            </w:r>
                            <w:r>
                              <w:rPr>
                                <w:rFonts w:eastAsia="仿宋" w:hint="eastAsia"/>
                                <w:sz w:val="24"/>
                                <w:szCs w:val="24"/>
                              </w:rPr>
                              <w:t>四</w:t>
                            </w:r>
                            <w:r>
                              <w:rPr>
                                <w:rFonts w:eastAsia="仿宋"/>
                                <w:sz w:val="24"/>
                                <w:szCs w:val="24"/>
                              </w:rPr>
                              <w:t>号</w:t>
                            </w:r>
                          </w:p>
                          <w:p w14:paraId="56BF5E7A" w14:textId="77777777" w:rsidR="00D24A07" w:rsidRDefault="00000000">
                            <w:pPr>
                              <w:rPr>
                                <w:rFonts w:eastAsia="仿宋"/>
                                <w:sz w:val="24"/>
                                <w:szCs w:val="24"/>
                              </w:rPr>
                            </w:pPr>
                            <w:r>
                              <w:rPr>
                                <w:rFonts w:eastAsia="仿宋"/>
                                <w:sz w:val="24"/>
                                <w:szCs w:val="24"/>
                              </w:rPr>
                              <w:t>左对齐</w:t>
                            </w:r>
                          </w:p>
                        </w:txbxContent>
                      </wps:txbx>
                      <wps:bodyPr vert="horz" wrap="square" anchor="t" anchorCtr="0" upright="1"/>
                    </wps:wsp>
                  </a:graphicData>
                </a:graphic>
              </wp:anchor>
            </w:drawing>
          </mc:Choice>
          <mc:Fallback>
            <w:pict>
              <v:shape w14:anchorId="49AB825B" id="_x0000_s1066" type="#_x0000_t62" style="position:absolute;left:0;text-align:left;margin-left:-63.5pt;margin-top:46pt;width:160pt;height:47.8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" adj="8606,-13226" filled="f" strokeweight="1pt">
                <v:textbox>
                  <w:txbxContent>
                    <w:p w14:paraId="5B834A1F" w14:textId="77777777" w:rsidR="00D24A07" w:rsidRDefault="00000000">
                      <w:pPr>
                        <w:rPr>
                          <w:rFonts w:eastAsia="仿宋"/>
                          <w:sz w:val="24"/>
                          <w:szCs w:val="24"/>
                        </w:rPr>
                      </w:pPr>
                      <w:r>
                        <w:rPr>
                          <w:rFonts w:eastAsia="仿宋"/>
                          <w:sz w:val="24"/>
                        </w:rPr>
                        <w:t>Times New Roman</w:t>
                      </w:r>
                      <w:r>
                        <w:rPr>
                          <w:rFonts w:eastAsia="仿宋" w:hint="eastAsia"/>
                          <w:sz w:val="24"/>
                          <w:szCs w:val="24"/>
                        </w:rPr>
                        <w:t>，</w:t>
                      </w:r>
                      <w:r>
                        <w:rPr>
                          <w:rFonts w:eastAsia="仿宋"/>
                          <w:sz w:val="24"/>
                          <w:szCs w:val="24"/>
                        </w:rPr>
                        <w:t>小</w:t>
                      </w:r>
                      <w:r>
                        <w:rPr>
                          <w:rFonts w:eastAsia="仿宋" w:hint="eastAsia"/>
                          <w:sz w:val="24"/>
                          <w:szCs w:val="24"/>
                        </w:rPr>
                        <w:t>四</w:t>
                      </w:r>
                      <w:r>
                        <w:rPr>
                          <w:rFonts w:eastAsia="仿宋"/>
                          <w:sz w:val="24"/>
                          <w:szCs w:val="24"/>
                        </w:rPr>
                        <w:t>号</w:t>
                      </w:r>
                    </w:p>
                    <w:p w14:paraId="56BF5E7A" w14:textId="77777777" w:rsidR="00D24A07" w:rsidRDefault="00000000">
                      <w:pPr>
                        <w:rPr>
                          <w:rFonts w:eastAsia="仿宋"/>
                          <w:sz w:val="24"/>
                          <w:szCs w:val="24"/>
                        </w:rPr>
                      </w:pPr>
                      <w:r>
                        <w:rPr>
                          <w:rFonts w:eastAsia="仿宋"/>
                          <w:sz w:val="24"/>
                          <w:szCs w:val="24"/>
                        </w:rPr>
                        <w:t>左对齐</w:t>
                      </w:r>
                    </w:p>
                  </w:txbxContent>
                </v:textbox>
              </v:shape>
            </w:pict>
          </mc:Fallback>
        </mc:AlternateContent>
      </w:r>
      <w:r>
        <w:rPr>
          <w:noProof/>
          <w:sz w:val="28"/>
        </w:rPr>
        <mc:AlternateContent>
          <mc:Choice Requires="wps">
            <w:drawing>
              <wp:anchor distT="0" distB="0" distL="114300" distR="114300" simplePos="0" relativeHeight="251694080" behindDoc="0" locked="0" layoutInCell="1" allowOverlap="1" wp14:anchorId="54DC9E1E" wp14:editId="2EAABED0">
                <wp:simplePos x="0" y="0"/>
                <wp:positionH relativeFrom="column">
                  <wp:posOffset>4232275</wp:posOffset>
                </wp:positionH>
                <wp:positionV relativeFrom="paragraph">
                  <wp:posOffset>435610</wp:posOffset>
                </wp:positionV>
                <wp:extent cx="2120265" cy="771525"/>
                <wp:effectExtent l="89535" t="486410" r="19050" b="18415"/>
                <wp:wrapNone/>
                <wp:docPr id="94" name="自选图形 7"/>
                <wp:cNvGraphicFramePr/>
                <a:graphic xmlns:a="http://schemas.openxmlformats.org/drawingml/2006/main">
                  <a:graphicData uri="http://schemas.microsoft.com/office/word/2010/wordprocessingShape">
                    <wps:wsp>
                      <wps:cNvSpPr/>
                      <wps:spPr>
                        <a:xfrm>
                          <a:off x="0" y="0"/>
                          <a:ext cx="2120265" cy="771525"/>
                        </a:xfrm>
                        <a:prstGeom prst="wedgeRoundRectCallout">
                          <a:avLst>
                            <a:gd name="adj1" fmla="val -52964"/>
                            <a:gd name="adj2" fmla="val -110411"/>
                            <a:gd name="adj3" fmla="val 16667"/>
                          </a:avLst>
                        </a:prstGeom>
                        <a:noFill/>
                        <a:ln w="12700" cap="flat" cmpd="sng">
                          <a:solidFill>
                            <a:srgbClr val="000000"/>
                          </a:solidFill>
                          <a:prstDash val="solid"/>
                          <a:miter/>
                          <a:headEnd type="none" w="med" len="med"/>
                          <a:tailEnd type="none" w="med" len="med"/>
                        </a:ln>
                      </wps:spPr>
                      <wps:txbx>
                        <w:txbxContent>
                          <w:p w14:paraId="1D8D821E" w14:textId="77777777" w:rsidR="00D24A07" w:rsidRDefault="00000000">
                            <w:pPr>
                              <w:snapToGrid w:val="0"/>
                              <w:rPr>
                                <w:rFonts w:eastAsia="仿宋"/>
                                <w:sz w:val="24"/>
                              </w:rPr>
                            </w:pPr>
                            <w:r>
                              <w:rPr>
                                <w:rFonts w:eastAsia="仿宋" w:hint="eastAsia"/>
                                <w:sz w:val="24"/>
                              </w:rPr>
                              <w:t>Times New Roman</w:t>
                            </w:r>
                            <w:r>
                              <w:rPr>
                                <w:rFonts w:eastAsia="仿宋" w:hint="eastAsia"/>
                                <w:sz w:val="24"/>
                              </w:rPr>
                              <w:t>，小四号</w:t>
                            </w:r>
                            <w:r>
                              <w:rPr>
                                <w:rFonts w:eastAsia="仿宋" w:hint="eastAsia"/>
                                <w:sz w:val="24"/>
                              </w:rPr>
                              <w:t xml:space="preserve"> </w:t>
                            </w:r>
                          </w:p>
                          <w:p w14:paraId="58C57A03" w14:textId="77777777" w:rsidR="00D24A07" w:rsidRDefault="00000000">
                            <w:pPr>
                              <w:rPr>
                                <w:rFonts w:eastAsia="仿宋"/>
                                <w:sz w:val="24"/>
                              </w:rPr>
                            </w:pPr>
                            <w:r>
                              <w:rPr>
                                <w:rFonts w:eastAsia="仿宋" w:hint="eastAsia"/>
                                <w:sz w:val="24"/>
                              </w:rPr>
                              <w:t>两端对齐，</w:t>
                            </w:r>
                            <w:r>
                              <w:rPr>
                                <w:rFonts w:eastAsia="仿宋" w:hint="eastAsia"/>
                                <w:sz w:val="24"/>
                              </w:rPr>
                              <w:t>1.5</w:t>
                            </w:r>
                            <w:r>
                              <w:rPr>
                                <w:rFonts w:eastAsia="仿宋" w:hint="eastAsia"/>
                                <w:sz w:val="24"/>
                              </w:rPr>
                              <w:t>倍行距</w:t>
                            </w:r>
                          </w:p>
                          <w:p w14:paraId="2AE69903" w14:textId="77777777" w:rsidR="00D24A07" w:rsidRDefault="00000000">
                            <w:pPr>
                              <w:rPr>
                                <w:rFonts w:eastAsia="仿宋"/>
                                <w:color w:val="FF0000"/>
                                <w:sz w:val="24"/>
                              </w:rPr>
                            </w:pPr>
                            <w:r>
                              <w:rPr>
                                <w:rFonts w:eastAsia="仿宋" w:hint="eastAsia"/>
                                <w:color w:val="FF0000"/>
                                <w:sz w:val="24"/>
                              </w:rPr>
                              <w:t>英文翻译要准确</w:t>
                            </w:r>
                          </w:p>
                        </w:txbxContent>
                      </wps:txbx>
                      <wps:bodyPr vert="horz" wrap="square" anchor="t" anchorCtr="0" upright="1"/>
                    </wps:wsp>
                  </a:graphicData>
                </a:graphic>
              </wp:anchor>
            </w:drawing>
          </mc:Choice>
          <mc:Fallback>
            <w:pict>
              <v:shape w14:anchorId="54DC9E1E" id="_x0000_s1067" type="#_x0000_t62" style="position:absolute;left:0;text-align:left;margin-left:333.25pt;margin-top:34.3pt;width:166.95pt;height:60.7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" adj="-640,-13049" filled="f" strokeweight="1pt">
                <v:textbox>
                  <w:txbxContent>
                    <w:p w14:paraId="1D8D821E" w14:textId="77777777" w:rsidR="00D24A07" w:rsidRDefault="00000000">
                      <w:pPr>
                        <w:snapToGrid w:val="0"/>
                        <w:rPr>
                          <w:rFonts w:eastAsia="仿宋"/>
                          <w:sz w:val="24"/>
                        </w:rPr>
                      </w:pPr>
                      <w:r>
                        <w:rPr>
                          <w:rFonts w:eastAsia="仿宋" w:hint="eastAsia"/>
                          <w:sz w:val="24"/>
                        </w:rPr>
                        <w:t>Times New Roman</w:t>
                      </w:r>
                      <w:r>
                        <w:rPr>
                          <w:rFonts w:eastAsia="仿宋" w:hint="eastAsia"/>
                          <w:sz w:val="24"/>
                        </w:rPr>
                        <w:t>，小四号</w:t>
                      </w:r>
                      <w:r>
                        <w:rPr>
                          <w:rFonts w:eastAsia="仿宋" w:hint="eastAsia"/>
                          <w:sz w:val="24"/>
                        </w:rPr>
                        <w:t xml:space="preserve"> </w:t>
                      </w:r>
                    </w:p>
                    <w:p w14:paraId="58C57A03" w14:textId="77777777" w:rsidR="00D24A07" w:rsidRDefault="00000000">
                      <w:pPr>
                        <w:rPr>
                          <w:rFonts w:eastAsia="仿宋"/>
                          <w:sz w:val="24"/>
                        </w:rPr>
                      </w:pPr>
                      <w:r>
                        <w:rPr>
                          <w:rFonts w:eastAsia="仿宋" w:hint="eastAsia"/>
                          <w:sz w:val="24"/>
                        </w:rPr>
                        <w:t>两端对齐，</w:t>
                      </w:r>
                      <w:r>
                        <w:rPr>
                          <w:rFonts w:eastAsia="仿宋" w:hint="eastAsia"/>
                          <w:sz w:val="24"/>
                        </w:rPr>
                        <w:t>1.5</w:t>
                      </w:r>
                      <w:r>
                        <w:rPr>
                          <w:rFonts w:eastAsia="仿宋" w:hint="eastAsia"/>
                          <w:sz w:val="24"/>
                        </w:rPr>
                        <w:t>倍行距</w:t>
                      </w:r>
                    </w:p>
                    <w:p w14:paraId="2AE69903" w14:textId="77777777" w:rsidR="00D24A07" w:rsidRDefault="00000000">
                      <w:pPr>
                        <w:rPr>
                          <w:rFonts w:eastAsia="仿宋"/>
                          <w:color w:val="FF0000"/>
                          <w:sz w:val="24"/>
                        </w:rPr>
                      </w:pPr>
                      <w:r>
                        <w:rPr>
                          <w:rFonts w:eastAsia="仿宋" w:hint="eastAsia"/>
                          <w:color w:val="FF0000"/>
                          <w:sz w:val="24"/>
                        </w:rPr>
                        <w:t>英文翻译要准确</w:t>
                      </w:r>
                    </w:p>
                  </w:txbxContent>
                </v:textbox>
              </v:shape>
            </w:pict>
          </mc:Fallback>
        </mc:AlternateContent>
      </w:r>
      <w:r>
        <w:rPr>
          <w:noProof/>
          <w:sz w:val="28"/>
        </w:rPr>
        <mc:AlternateContent>
          <mc:Choice Requires="wps">
            <w:drawing>
              <wp:anchor distT="0" distB="0" distL="114300" distR="114300" simplePos="0" relativeHeight="251696128" behindDoc="0" locked="0" layoutInCell="1" allowOverlap="1" wp14:anchorId="67670A33" wp14:editId="76FF4228">
                <wp:simplePos x="0" y="0"/>
                <wp:positionH relativeFrom="column">
                  <wp:posOffset>1489075</wp:posOffset>
                </wp:positionH>
                <wp:positionV relativeFrom="paragraph">
                  <wp:posOffset>530860</wp:posOffset>
                </wp:positionV>
                <wp:extent cx="2568575" cy="666115"/>
                <wp:effectExtent l="6350" t="327660" r="15875" b="15875"/>
                <wp:wrapNone/>
                <wp:docPr id="96" name="自选图形 7"/>
                <wp:cNvGraphicFramePr/>
                <a:graphic xmlns:a="http://schemas.openxmlformats.org/drawingml/2006/main">
                  <a:graphicData uri="http://schemas.microsoft.com/office/word/2010/wordprocessingShape">
                    <wps:wsp>
                      <wps:cNvSpPr/>
                      <wps:spPr>
                        <a:xfrm>
                          <a:off x="0" y="0"/>
                          <a:ext cx="2568575" cy="666115"/>
                        </a:xfrm>
                        <a:prstGeom prst="wedgeRoundRectCallout">
                          <a:avLst>
                            <a:gd name="adj1" fmla="val 8467"/>
                            <a:gd name="adj2" fmla="val -97664"/>
                            <a:gd name="adj3" fmla="val 16667"/>
                          </a:avLst>
                        </a:prstGeom>
                        <a:noFill/>
                        <a:ln w="12700" cap="flat" cmpd="sng">
                          <a:solidFill>
                            <a:srgbClr val="000000"/>
                          </a:solidFill>
                          <a:prstDash val="solid"/>
                          <a:miter/>
                          <a:headEnd type="none" w="med" len="med"/>
                          <a:tailEnd type="none" w="med" len="med"/>
                        </a:ln>
                      </wps:spPr>
                      <wps:txbx>
                        <w:txbxContent>
                          <w:p w14:paraId="7A145E60" w14:textId="77777777" w:rsidR="00D24A07" w:rsidRDefault="00000000">
                            <w:pPr>
                              <w:rPr>
                                <w:rFonts w:eastAsia="仿宋"/>
                                <w:sz w:val="24"/>
                              </w:rPr>
                            </w:pPr>
                            <w:r>
                              <w:rPr>
                                <w:rFonts w:eastAsia="仿宋" w:hint="eastAsia"/>
                                <w:sz w:val="24"/>
                              </w:rPr>
                              <w:t>Times New Roman</w:t>
                            </w:r>
                            <w:r>
                              <w:rPr>
                                <w:rFonts w:eastAsia="仿宋" w:hint="eastAsia"/>
                                <w:sz w:val="24"/>
                              </w:rPr>
                              <w:t>，</w:t>
                            </w:r>
                            <w:r>
                              <w:rPr>
                                <w:rFonts w:eastAsia="仿宋"/>
                                <w:sz w:val="24"/>
                              </w:rPr>
                              <w:t>小</w:t>
                            </w:r>
                            <w:r>
                              <w:rPr>
                                <w:rFonts w:eastAsia="仿宋" w:hint="eastAsia"/>
                                <w:sz w:val="24"/>
                              </w:rPr>
                              <w:t>四</w:t>
                            </w:r>
                            <w:r>
                              <w:rPr>
                                <w:rFonts w:eastAsia="仿宋"/>
                                <w:sz w:val="24"/>
                              </w:rPr>
                              <w:t>号</w:t>
                            </w:r>
                          </w:p>
                          <w:p w14:paraId="7A758660" w14:textId="77777777" w:rsidR="00D24A07" w:rsidRDefault="00000000">
                            <w:pPr>
                              <w:rPr>
                                <w:rFonts w:eastAsia="仿宋"/>
                                <w:sz w:val="24"/>
                              </w:rPr>
                            </w:pPr>
                            <w:r>
                              <w:rPr>
                                <w:rFonts w:eastAsia="仿宋" w:hint="eastAsia"/>
                                <w:sz w:val="24"/>
                              </w:rPr>
                              <w:t>关键词之间以英文分号“；”分隔</w:t>
                            </w:r>
                          </w:p>
                          <w:p w14:paraId="09B11AAC" w14:textId="77777777" w:rsidR="00D24A07" w:rsidRDefault="00D24A07">
                            <w:pPr>
                              <w:rPr>
                                <w:rFonts w:eastAsia="仿宋"/>
                                <w:sz w:val="24"/>
                              </w:rPr>
                            </w:pPr>
                          </w:p>
                        </w:txbxContent>
                      </wps:txbx>
                      <wps:bodyPr vert="horz" wrap="square" anchor="t" anchorCtr="0" upright="1"/>
                    </wps:wsp>
                  </a:graphicData>
                </a:graphic>
              </wp:anchor>
            </w:drawing>
          </mc:Choice>
          <mc:Fallback>
            <w:pict>
              <v:shape w14:anchorId="67670A33" id="_x0000_s1068" type="#_x0000_t62" style="position:absolute;left:0;text-align:left;margin-left:117.25pt;margin-top:41.8pt;width:202.25pt;height:52.4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" adj="12629,-10295" filled="f" strokeweight="1pt">
                <v:textbox>
                  <w:txbxContent>
                    <w:p w14:paraId="7A145E60" w14:textId="77777777" w:rsidR="00D24A07" w:rsidRDefault="00000000">
                      <w:pPr>
                        <w:rPr>
                          <w:rFonts w:eastAsia="仿宋"/>
                          <w:sz w:val="24"/>
                        </w:rPr>
                      </w:pPr>
                      <w:r>
                        <w:rPr>
                          <w:rFonts w:eastAsia="仿宋" w:hint="eastAsia"/>
                          <w:sz w:val="24"/>
                        </w:rPr>
                        <w:t>Times New Roman</w:t>
                      </w:r>
                      <w:r>
                        <w:rPr>
                          <w:rFonts w:eastAsia="仿宋" w:hint="eastAsia"/>
                          <w:sz w:val="24"/>
                        </w:rPr>
                        <w:t>，</w:t>
                      </w:r>
                      <w:r>
                        <w:rPr>
                          <w:rFonts w:eastAsia="仿宋"/>
                          <w:sz w:val="24"/>
                        </w:rPr>
                        <w:t>小</w:t>
                      </w:r>
                      <w:r>
                        <w:rPr>
                          <w:rFonts w:eastAsia="仿宋" w:hint="eastAsia"/>
                          <w:sz w:val="24"/>
                        </w:rPr>
                        <w:t>四</w:t>
                      </w:r>
                      <w:r>
                        <w:rPr>
                          <w:rFonts w:eastAsia="仿宋"/>
                          <w:sz w:val="24"/>
                        </w:rPr>
                        <w:t>号</w:t>
                      </w:r>
                    </w:p>
                    <w:p w14:paraId="7A758660" w14:textId="77777777" w:rsidR="00D24A07" w:rsidRDefault="00000000">
                      <w:pPr>
                        <w:rPr>
                          <w:rFonts w:eastAsia="仿宋"/>
                          <w:sz w:val="24"/>
                        </w:rPr>
                      </w:pPr>
                      <w:r>
                        <w:rPr>
                          <w:rFonts w:eastAsia="仿宋" w:hint="eastAsia"/>
                          <w:sz w:val="24"/>
                        </w:rPr>
                        <w:t>关键词之间以英文分号“；”分隔</w:t>
                      </w:r>
                    </w:p>
                    <w:p w14:paraId="09B11AAC" w14:textId="77777777" w:rsidR="00D24A07" w:rsidRDefault="00D24A07">
                      <w:pPr>
                        <w:rPr>
                          <w:rFonts w:eastAsia="仿宋"/>
                          <w:sz w:val="24"/>
                        </w:rPr>
                      </w:pPr>
                    </w:p>
                  </w:txbxContent>
                </v:textbox>
              </v:shape>
            </w:pict>
          </mc:Fallback>
        </mc:AlternateContent>
      </w:r>
      <w:r>
        <w:rPr>
          <w:rFonts w:eastAsia="黑体"/>
          <w:b/>
          <w:bCs/>
          <w:sz w:val="24"/>
          <w:szCs w:val="24"/>
        </w:rPr>
        <w:t>Keywords:</w:t>
      </w:r>
      <w:r>
        <w:rPr>
          <w:rFonts w:eastAsia="黑体"/>
          <w:b/>
          <w:sz w:val="24"/>
        </w:rPr>
        <w:t xml:space="preserve"> </w:t>
      </w:r>
      <w:r>
        <w:rPr>
          <w:sz w:val="24"/>
          <w:szCs w:val="24"/>
          <w:shd w:val="clear" w:color="auto" w:fill="FFFFFF"/>
        </w:rPr>
        <w:t>Guangzhou</w:t>
      </w:r>
      <w:r>
        <w:rPr>
          <w:sz w:val="24"/>
          <w:szCs w:val="24"/>
        </w:rPr>
        <w:t xml:space="preserve">; </w:t>
      </w:r>
      <w:r>
        <w:rPr>
          <w:sz w:val="24"/>
          <w:szCs w:val="24"/>
          <w:shd w:val="clear" w:color="auto" w:fill="FFFFFF"/>
        </w:rPr>
        <w:t>Color–leafed plants</w:t>
      </w:r>
      <w:r>
        <w:rPr>
          <w:sz w:val="24"/>
          <w:szCs w:val="24"/>
        </w:rPr>
        <w:t xml:space="preserve">; </w:t>
      </w:r>
      <w:r>
        <w:rPr>
          <w:sz w:val="24"/>
          <w:szCs w:val="24"/>
          <w:shd w:val="clear" w:color="auto" w:fill="FFFFFF"/>
        </w:rPr>
        <w:t>application mode</w:t>
      </w:r>
      <w:r>
        <w:rPr>
          <w:sz w:val="24"/>
          <w:szCs w:val="24"/>
        </w:rPr>
        <w:t xml:space="preserve">; </w:t>
      </w:r>
      <w:r>
        <w:rPr>
          <w:sz w:val="24"/>
          <w:szCs w:val="24"/>
          <w:shd w:val="clear" w:color="auto" w:fill="FFFFFF"/>
        </w:rPr>
        <w:t>disposition effect</w:t>
      </w:r>
      <w:r>
        <w:rPr>
          <w:sz w:val="24"/>
          <w:szCs w:val="24"/>
        </w:rPr>
        <w:t xml:space="preserve">; </w:t>
      </w:r>
      <w:r>
        <w:rPr>
          <w:sz w:val="24"/>
          <w:szCs w:val="24"/>
          <w:shd w:val="clear" w:color="auto" w:fill="FFFFFF"/>
        </w:rPr>
        <w:t>the characteristics of the application</w:t>
      </w:r>
    </w:p>
    <w:p w14:paraId="50926038" w14:textId="77777777" w:rsidR="00D24A07" w:rsidRDefault="00D24A07">
      <w:pPr>
        <w:rPr>
          <w:sz w:val="24"/>
          <w:shd w:val="clear" w:color="auto" w:fill="FFFFFF"/>
        </w:rPr>
      </w:pPr>
    </w:p>
    <w:p w14:paraId="1A822BEF" w14:textId="77777777" w:rsidR="00D24A07" w:rsidRDefault="00D24A07">
      <w:pPr>
        <w:rPr>
          <w:sz w:val="24"/>
          <w:shd w:val="clear" w:color="auto" w:fill="FFFFFF"/>
        </w:rPr>
        <w:sectPr w:rsidR="00D24A07">
          <w:footerReference w:type="default" r:id="rId12"/>
          <w:pgSz w:w="11906" w:h="16838"/>
          <w:pgMar w:top="1361" w:right="1361" w:bottom="1361" w:left="1361" w:header="851" w:footer="992" w:gutter="0"/>
          <w:cols w:space="720"/>
          <w:docGrid w:type="lines" w:linePitch="312"/>
        </w:sectPr>
      </w:pPr>
    </w:p>
    <w:p w14:paraId="0EDC3B0E" w14:textId="77777777" w:rsidR="00D24A07" w:rsidRDefault="00000000">
      <w:pPr>
        <w:spacing w:line="360" w:lineRule="auto"/>
        <w:jc w:val="center"/>
        <w:rPr>
          <w:rFonts w:eastAsia="黑体"/>
          <w:color w:val="000000"/>
          <w:sz w:val="28"/>
        </w:rPr>
      </w:pPr>
      <w:r>
        <w:rPr>
          <w:noProof/>
          <w:sz w:val="24"/>
        </w:rPr>
        <w:lastRenderedPageBreak/>
        <mc:AlternateContent>
          <mc:Choice Requires="wps">
            <w:drawing>
              <wp:anchor distT="0" distB="0" distL="114300" distR="114300" simplePos="0" relativeHeight="251701248" behindDoc="1" locked="0" layoutInCell="1" allowOverlap="1" wp14:anchorId="3999ED7F" wp14:editId="6138E971">
                <wp:simplePos x="0" y="0"/>
                <wp:positionH relativeFrom="column">
                  <wp:posOffset>2371725</wp:posOffset>
                </wp:positionH>
                <wp:positionV relativeFrom="paragraph">
                  <wp:posOffset>-782320</wp:posOffset>
                </wp:positionV>
                <wp:extent cx="1407160" cy="1828800"/>
                <wp:effectExtent l="0" t="0" r="2540" b="0"/>
                <wp:wrapNone/>
                <wp:docPr id="36" name="文本框 36"/>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709A8B73"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样张6</w:t>
                            </w:r>
                          </w:p>
                        </w:txbxContent>
                      </wps:txbx>
                      <wps:bodyPr vert="horz" wrap="square" anchor="t" anchorCtr="0" upright="1">
                        <a:spAutoFit/>
                      </wps:bodyPr>
                    </wps:wsp>
                  </a:graphicData>
                </a:graphic>
              </wp:anchor>
            </w:drawing>
          </mc:Choice>
          <mc:Fallback>
            <w:pict>
              <v:shape w14:anchorId="3999ED7F" id="文本框 36" o:spid="_x0000_s1069" type="#_x0000_t202" style="position:absolute;left:0;text-align:left;margin-left:186.75pt;margin-top:-61.6pt;width:110.8pt;height:2in;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" stroked="f" strokeweight="1pt">
                <v:textbox style="mso-fit-shape-to-text:t">
                  <w:txbxContent>
                    <w:p w14:paraId="709A8B73"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样张6</w:t>
                      </w:r>
                    </w:p>
                  </w:txbxContent>
                </v:textbox>
              </v:shape>
            </w:pict>
          </mc:Fallback>
        </mc:AlternateContent>
      </w:r>
      <w:r>
        <w:rPr>
          <w:b/>
          <w:noProof/>
          <w:sz w:val="32"/>
        </w:rPr>
        <mc:AlternateContent>
          <mc:Choice Requires="wps">
            <w:drawing>
              <wp:anchor distT="0" distB="0" distL="114300" distR="114300" simplePos="0" relativeHeight="251686912" behindDoc="0" locked="0" layoutInCell="1" allowOverlap="1" wp14:anchorId="5F6078C1" wp14:editId="130562C0">
                <wp:simplePos x="0" y="0"/>
                <wp:positionH relativeFrom="column">
                  <wp:posOffset>3848735</wp:posOffset>
                </wp:positionH>
                <wp:positionV relativeFrom="paragraph">
                  <wp:posOffset>-339725</wp:posOffset>
                </wp:positionV>
                <wp:extent cx="1838960" cy="794385"/>
                <wp:effectExtent l="410845" t="4445" r="17145" b="20320"/>
                <wp:wrapNone/>
                <wp:docPr id="63" name="自选图形 5"/>
                <wp:cNvGraphicFramePr/>
                <a:graphic xmlns:a="http://schemas.openxmlformats.org/drawingml/2006/main">
                  <a:graphicData uri="http://schemas.microsoft.com/office/word/2010/wordprocessingShape">
                    <wps:wsp>
                      <wps:cNvSpPr/>
                      <wps:spPr>
                        <a:xfrm>
                          <a:off x="0" y="0"/>
                          <a:ext cx="1838960" cy="794385"/>
                        </a:xfrm>
                        <a:prstGeom prst="wedgeRoundRectCallout">
                          <a:avLst>
                            <a:gd name="adj1" fmla="val -71266"/>
                            <a:gd name="adj2" fmla="val 26614"/>
                            <a:gd name="adj3" fmla="val 16667"/>
                          </a:avLst>
                        </a:prstGeom>
                        <a:noFill/>
                        <a:ln w="9525" cap="flat" cmpd="sng">
                          <a:solidFill>
                            <a:srgbClr val="000000"/>
                          </a:solidFill>
                          <a:prstDash val="solid"/>
                          <a:miter/>
                          <a:headEnd type="none" w="med" len="med"/>
                          <a:tailEnd type="none" w="med" len="med"/>
                        </a:ln>
                      </wps:spPr>
                      <wps:txbx>
                        <w:txbxContent>
                          <w:p w14:paraId="27FA4B89" w14:textId="77777777" w:rsidR="00D24A07" w:rsidRDefault="00000000">
                            <w:pPr>
                              <w:jc w:val="left"/>
                              <w:rPr>
                                <w:rFonts w:eastAsia="仿宋"/>
                                <w:sz w:val="24"/>
                                <w:szCs w:val="24"/>
                              </w:rPr>
                            </w:pPr>
                            <w:r>
                              <w:rPr>
                                <w:rFonts w:eastAsia="仿宋"/>
                                <w:sz w:val="24"/>
                                <w:szCs w:val="24"/>
                              </w:rPr>
                              <w:t>黑体</w:t>
                            </w:r>
                            <w:r>
                              <w:rPr>
                                <w:rFonts w:eastAsia="仿宋" w:hint="eastAsia"/>
                                <w:sz w:val="24"/>
                                <w:szCs w:val="24"/>
                              </w:rPr>
                              <w:t>，四</w:t>
                            </w:r>
                            <w:r>
                              <w:rPr>
                                <w:rFonts w:eastAsia="仿宋"/>
                                <w:sz w:val="24"/>
                                <w:szCs w:val="24"/>
                              </w:rPr>
                              <w:t>号</w:t>
                            </w:r>
                          </w:p>
                          <w:p w14:paraId="48309FDC" w14:textId="77777777" w:rsidR="00D24A07" w:rsidRDefault="00000000">
                            <w:pPr>
                              <w:jc w:val="left"/>
                              <w:rPr>
                                <w:rFonts w:eastAsia="仿宋"/>
                                <w:sz w:val="24"/>
                                <w:szCs w:val="24"/>
                              </w:rPr>
                            </w:pPr>
                            <w:r>
                              <w:rPr>
                                <w:rFonts w:eastAsia="仿宋"/>
                                <w:sz w:val="24"/>
                                <w:szCs w:val="24"/>
                              </w:rPr>
                              <w:t>居中</w:t>
                            </w:r>
                          </w:p>
                          <w:p w14:paraId="0C7193A4" w14:textId="77777777" w:rsidR="00D24A07" w:rsidRDefault="00000000">
                            <w:pPr>
                              <w:jc w:val="left"/>
                              <w:rPr>
                                <w:rFonts w:eastAsia="仿宋"/>
                                <w:sz w:val="24"/>
                                <w:szCs w:val="24"/>
                              </w:rPr>
                            </w:pPr>
                            <w:r>
                              <w:rPr>
                                <w:rFonts w:eastAsia="仿宋" w:hint="eastAsia"/>
                                <w:sz w:val="24"/>
                                <w:szCs w:val="24"/>
                              </w:rPr>
                              <w:t>字与字</w:t>
                            </w:r>
                            <w:r>
                              <w:rPr>
                                <w:rFonts w:eastAsia="仿宋"/>
                                <w:sz w:val="24"/>
                                <w:szCs w:val="24"/>
                              </w:rPr>
                              <w:t>之间空</w:t>
                            </w:r>
                            <w:r>
                              <w:rPr>
                                <w:rFonts w:eastAsia="仿宋"/>
                                <w:sz w:val="24"/>
                                <w:szCs w:val="24"/>
                              </w:rPr>
                              <w:t>4</w:t>
                            </w:r>
                            <w:r>
                              <w:rPr>
                                <w:rFonts w:eastAsia="仿宋"/>
                                <w:sz w:val="24"/>
                                <w:szCs w:val="24"/>
                              </w:rPr>
                              <w:t>个字距</w:t>
                            </w:r>
                          </w:p>
                          <w:p w14:paraId="7C39B073" w14:textId="77777777" w:rsidR="00D24A07" w:rsidRDefault="00D24A07">
                            <w:pPr>
                              <w:snapToGrid w:val="0"/>
                              <w:rPr>
                                <w:rFonts w:ascii="仿宋" w:eastAsia="仿宋" w:hAnsi="仿宋" w:cs="仿宋" w:hint="eastAsia"/>
                                <w:w w:val="80"/>
                                <w:sz w:val="24"/>
                                <w:szCs w:val="24"/>
                              </w:rPr>
                            </w:pPr>
                          </w:p>
                        </w:txbxContent>
                      </wps:txbx>
                      <wps:bodyPr wrap="square" upright="1"/>
                    </wps:wsp>
                  </a:graphicData>
                </a:graphic>
              </wp:anchor>
            </w:drawing>
          </mc:Choice>
          <mc:Fallback>
            <w:pict>
              <v:shape w14:anchorId="5F6078C1" id="_x0000_s1070" type="#_x0000_t62" style="position:absolute;left:0;text-align:left;margin-left:303.05pt;margin-top:-26.75pt;width:144.8pt;height:62.5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" adj="-4593,16549" filled="f">
                <v:textbox>
                  <w:txbxContent>
                    <w:p w14:paraId="27FA4B89" w14:textId="77777777" w:rsidR="00D24A07" w:rsidRDefault="00000000">
                      <w:pPr>
                        <w:jc w:val="left"/>
                        <w:rPr>
                          <w:rFonts w:eastAsia="仿宋"/>
                          <w:sz w:val="24"/>
                          <w:szCs w:val="24"/>
                        </w:rPr>
                      </w:pPr>
                      <w:r>
                        <w:rPr>
                          <w:rFonts w:eastAsia="仿宋"/>
                          <w:sz w:val="24"/>
                          <w:szCs w:val="24"/>
                        </w:rPr>
                        <w:t>黑体</w:t>
                      </w:r>
                      <w:r>
                        <w:rPr>
                          <w:rFonts w:eastAsia="仿宋" w:hint="eastAsia"/>
                          <w:sz w:val="24"/>
                          <w:szCs w:val="24"/>
                        </w:rPr>
                        <w:t>，四</w:t>
                      </w:r>
                      <w:r>
                        <w:rPr>
                          <w:rFonts w:eastAsia="仿宋"/>
                          <w:sz w:val="24"/>
                          <w:szCs w:val="24"/>
                        </w:rPr>
                        <w:t>号</w:t>
                      </w:r>
                    </w:p>
                    <w:p w14:paraId="48309FDC" w14:textId="77777777" w:rsidR="00D24A07" w:rsidRDefault="00000000">
                      <w:pPr>
                        <w:jc w:val="left"/>
                        <w:rPr>
                          <w:rFonts w:eastAsia="仿宋"/>
                          <w:sz w:val="24"/>
                          <w:szCs w:val="24"/>
                        </w:rPr>
                      </w:pPr>
                      <w:r>
                        <w:rPr>
                          <w:rFonts w:eastAsia="仿宋"/>
                          <w:sz w:val="24"/>
                          <w:szCs w:val="24"/>
                        </w:rPr>
                        <w:t>居中</w:t>
                      </w:r>
                    </w:p>
                    <w:p w14:paraId="0C7193A4" w14:textId="77777777" w:rsidR="00D24A07" w:rsidRDefault="00000000">
                      <w:pPr>
                        <w:jc w:val="left"/>
                        <w:rPr>
                          <w:rFonts w:eastAsia="仿宋"/>
                          <w:sz w:val="24"/>
                          <w:szCs w:val="24"/>
                        </w:rPr>
                      </w:pPr>
                      <w:r>
                        <w:rPr>
                          <w:rFonts w:eastAsia="仿宋" w:hint="eastAsia"/>
                          <w:sz w:val="24"/>
                          <w:szCs w:val="24"/>
                        </w:rPr>
                        <w:t>字与字</w:t>
                      </w:r>
                      <w:r>
                        <w:rPr>
                          <w:rFonts w:eastAsia="仿宋"/>
                          <w:sz w:val="24"/>
                          <w:szCs w:val="24"/>
                        </w:rPr>
                        <w:t>之间空</w:t>
                      </w:r>
                      <w:r>
                        <w:rPr>
                          <w:rFonts w:eastAsia="仿宋"/>
                          <w:sz w:val="24"/>
                          <w:szCs w:val="24"/>
                        </w:rPr>
                        <w:t>4</w:t>
                      </w:r>
                      <w:r>
                        <w:rPr>
                          <w:rFonts w:eastAsia="仿宋"/>
                          <w:sz w:val="24"/>
                          <w:szCs w:val="24"/>
                        </w:rPr>
                        <w:t>个字距</w:t>
                      </w:r>
                    </w:p>
                    <w:p w14:paraId="7C39B073" w14:textId="77777777" w:rsidR="00D24A07" w:rsidRDefault="00D24A07">
                      <w:pPr>
                        <w:snapToGrid w:val="0"/>
                        <w:rPr>
                          <w:rFonts w:ascii="仿宋" w:eastAsia="仿宋" w:hAnsi="仿宋" w:cs="仿宋" w:hint="eastAsia"/>
                          <w:w w:val="80"/>
                          <w:sz w:val="24"/>
                          <w:szCs w:val="24"/>
                        </w:rPr>
                      </w:pPr>
                    </w:p>
                  </w:txbxContent>
                </v:textbox>
              </v:shape>
            </w:pict>
          </mc:Fallback>
        </mc:AlternateContent>
      </w:r>
      <w:r>
        <w:rPr>
          <w:rFonts w:eastAsia="黑体"/>
          <w:color w:val="000000"/>
          <w:sz w:val="28"/>
        </w:rPr>
        <w:t>目</w:t>
      </w:r>
      <w:r>
        <w:rPr>
          <w:rFonts w:eastAsia="黑体" w:hint="eastAsia"/>
          <w:color w:val="000000"/>
          <w:sz w:val="28"/>
        </w:rPr>
        <w:t xml:space="preserve">        </w:t>
      </w:r>
      <w:r>
        <w:rPr>
          <w:rFonts w:eastAsia="黑体"/>
          <w:color w:val="000000"/>
          <w:sz w:val="28"/>
        </w:rPr>
        <w:t>录</w:t>
      </w:r>
    </w:p>
    <w:p w14:paraId="31D249A6" w14:textId="77777777" w:rsidR="00D24A07" w:rsidRDefault="00000000">
      <w:pPr>
        <w:pStyle w:val="TOC1"/>
        <w:tabs>
          <w:tab w:val="clear" w:pos="9061"/>
          <w:tab w:val="right" w:leader="dot" w:pos="9174"/>
        </w:tabs>
        <w:spacing w:line="360" w:lineRule="auto"/>
        <w:rPr>
          <w:rFonts w:cs="Times New Roman"/>
          <w:b w:val="0"/>
          <w:bCs w:val="0"/>
          <w:kern w:val="2"/>
          <w:sz w:val="24"/>
        </w:rPr>
      </w:pPr>
      <w:r>
        <w:rPr>
          <w:rFonts w:cs="Times New Roman"/>
          <w:kern w:val="2"/>
          <w:sz w:val="24"/>
        </w:rPr>
        <w:fldChar w:fldCharType="begin"/>
      </w:r>
      <w:r>
        <w:rPr>
          <w:rFonts w:cs="Times New Roman"/>
          <w:kern w:val="2"/>
          <w:sz w:val="24"/>
        </w:rPr>
        <w:instrText xml:space="preserve"> TOC \o "1-3" \h \z \u </w:instrText>
      </w:r>
      <w:r>
        <w:rPr>
          <w:rFonts w:cs="Times New Roman"/>
          <w:kern w:val="2"/>
          <w:sz w:val="24"/>
        </w:rPr>
        <w:fldChar w:fldCharType="separate"/>
      </w:r>
      <w:hyperlink w:anchor="_Toc389853945" w:history="1">
        <w:r>
          <w:rPr>
            <w:rFonts w:cs="Times New Roman"/>
            <w:b w:val="0"/>
            <w:bCs w:val="0"/>
            <w:kern w:val="2"/>
            <w:sz w:val="24"/>
          </w:rPr>
          <w:t xml:space="preserve">1  </w:t>
        </w:r>
        <w:r>
          <w:rPr>
            <w:rFonts w:cs="Times New Roman"/>
            <w:b w:val="0"/>
            <w:bCs w:val="0"/>
            <w:kern w:val="2"/>
            <w:sz w:val="24"/>
          </w:rPr>
          <w:t>前言</w:t>
        </w:r>
        <w:r>
          <w:rPr>
            <w:rFonts w:cs="Times New Roman"/>
            <w:b w:val="0"/>
            <w:bCs w:val="0"/>
            <w:kern w:val="2"/>
            <w:sz w:val="24"/>
          </w:rPr>
          <w:tab/>
        </w:r>
      </w:hyperlink>
      <w:r>
        <w:rPr>
          <w:rFonts w:cs="Times New Roman"/>
          <w:b w:val="0"/>
          <w:bCs w:val="0"/>
          <w:kern w:val="2"/>
          <w:sz w:val="24"/>
        </w:rPr>
        <w:t>1</w:t>
      </w:r>
    </w:p>
    <w:p w14:paraId="6B603CAB" w14:textId="77777777" w:rsidR="00D24A07" w:rsidRDefault="00000000">
      <w:pPr>
        <w:pStyle w:val="TOC1"/>
        <w:tabs>
          <w:tab w:val="clear" w:pos="9061"/>
          <w:tab w:val="right" w:leader="dot" w:pos="9174"/>
        </w:tabs>
        <w:spacing w:line="360" w:lineRule="auto"/>
        <w:rPr>
          <w:rFonts w:cs="Times New Roman"/>
          <w:b w:val="0"/>
          <w:bCs w:val="0"/>
          <w:kern w:val="2"/>
          <w:sz w:val="24"/>
        </w:rPr>
      </w:pPr>
      <w:hyperlink w:anchor="_Toc389853946" w:history="1">
        <w:r>
          <w:rPr>
            <w:rFonts w:cs="Times New Roman"/>
            <w:b w:val="0"/>
            <w:bCs w:val="0"/>
            <w:kern w:val="2"/>
            <w:sz w:val="24"/>
          </w:rPr>
          <w:t xml:space="preserve">1.1  </w:t>
        </w:r>
        <w:r>
          <w:rPr>
            <w:rFonts w:cs="Times New Roman"/>
            <w:b w:val="0"/>
            <w:bCs w:val="0"/>
            <w:kern w:val="2"/>
            <w:sz w:val="24"/>
          </w:rPr>
          <w:t>研究目的与意义</w:t>
        </w:r>
        <w:r>
          <w:rPr>
            <w:rFonts w:cs="Times New Roman"/>
            <w:b w:val="0"/>
            <w:bCs w:val="0"/>
            <w:kern w:val="2"/>
            <w:sz w:val="24"/>
          </w:rPr>
          <w:tab/>
        </w:r>
      </w:hyperlink>
      <w:r>
        <w:rPr>
          <w:rFonts w:cs="Times New Roman"/>
          <w:b w:val="0"/>
          <w:bCs w:val="0"/>
          <w:kern w:val="2"/>
          <w:sz w:val="24"/>
        </w:rPr>
        <w:t>2</w:t>
      </w:r>
    </w:p>
    <w:p w14:paraId="66046461" w14:textId="77777777" w:rsidR="00D24A07" w:rsidRDefault="00000000">
      <w:pPr>
        <w:pStyle w:val="TOC1"/>
        <w:tabs>
          <w:tab w:val="clear" w:pos="9061"/>
          <w:tab w:val="right" w:leader="dot" w:pos="9174"/>
        </w:tabs>
        <w:spacing w:line="360" w:lineRule="auto"/>
        <w:rPr>
          <w:rFonts w:cs="Times New Roman"/>
          <w:b w:val="0"/>
          <w:bCs w:val="0"/>
          <w:kern w:val="2"/>
          <w:sz w:val="24"/>
        </w:rPr>
      </w:pPr>
      <w:hyperlink w:anchor="_Toc389853947" w:history="1">
        <w:r>
          <w:rPr>
            <w:rFonts w:cs="Times New Roman"/>
            <w:b w:val="0"/>
            <w:bCs w:val="0"/>
            <w:kern w:val="2"/>
            <w:sz w:val="24"/>
          </w:rPr>
          <w:t xml:space="preserve">1.2  </w:t>
        </w:r>
        <w:r>
          <w:rPr>
            <w:rFonts w:cs="Times New Roman"/>
            <w:b w:val="0"/>
            <w:bCs w:val="0"/>
            <w:kern w:val="2"/>
            <w:sz w:val="24"/>
          </w:rPr>
          <w:t>国外研究状况</w:t>
        </w:r>
        <w:r>
          <w:rPr>
            <w:rFonts w:cs="Times New Roman"/>
            <w:b w:val="0"/>
            <w:bCs w:val="0"/>
            <w:kern w:val="2"/>
            <w:sz w:val="24"/>
          </w:rPr>
          <w:tab/>
        </w:r>
      </w:hyperlink>
      <w:r>
        <w:rPr>
          <w:rFonts w:cs="Times New Roman"/>
          <w:b w:val="0"/>
          <w:bCs w:val="0"/>
          <w:kern w:val="2"/>
          <w:sz w:val="24"/>
        </w:rPr>
        <w:t>3</w:t>
      </w:r>
    </w:p>
    <w:p w14:paraId="518BCB9B" w14:textId="77777777" w:rsidR="00D24A07" w:rsidRDefault="00000000">
      <w:pPr>
        <w:pStyle w:val="TOC1"/>
        <w:tabs>
          <w:tab w:val="clear" w:pos="9061"/>
          <w:tab w:val="right" w:leader="dot" w:pos="9174"/>
        </w:tabs>
        <w:spacing w:line="360" w:lineRule="auto"/>
        <w:rPr>
          <w:rFonts w:cs="Times New Roman"/>
          <w:b w:val="0"/>
          <w:bCs w:val="0"/>
          <w:kern w:val="2"/>
          <w:sz w:val="24"/>
        </w:rPr>
      </w:pPr>
      <w:hyperlink w:anchor="_Toc389853948" w:history="1">
        <w:r>
          <w:rPr>
            <w:rFonts w:cs="Times New Roman"/>
            <w:b w:val="0"/>
            <w:bCs w:val="0"/>
            <w:kern w:val="2"/>
            <w:sz w:val="24"/>
          </w:rPr>
          <w:t xml:space="preserve">1.3  </w:t>
        </w:r>
        <w:r>
          <w:rPr>
            <w:rFonts w:cs="Times New Roman"/>
            <w:b w:val="0"/>
            <w:bCs w:val="0"/>
            <w:kern w:val="2"/>
            <w:sz w:val="24"/>
          </w:rPr>
          <w:t>国内研究状况</w:t>
        </w:r>
        <w:r>
          <w:rPr>
            <w:rFonts w:cs="Times New Roman"/>
            <w:b w:val="0"/>
            <w:bCs w:val="0"/>
            <w:kern w:val="2"/>
            <w:sz w:val="24"/>
          </w:rPr>
          <w:tab/>
        </w:r>
      </w:hyperlink>
      <w:r>
        <w:rPr>
          <w:rFonts w:cs="Times New Roman"/>
          <w:b w:val="0"/>
          <w:bCs w:val="0"/>
          <w:kern w:val="2"/>
          <w:sz w:val="24"/>
        </w:rPr>
        <w:t>4</w:t>
      </w:r>
    </w:p>
    <w:p w14:paraId="7B0EE880" w14:textId="77777777" w:rsidR="00D24A07" w:rsidRDefault="00000000">
      <w:pPr>
        <w:pStyle w:val="TOC1"/>
        <w:tabs>
          <w:tab w:val="clear" w:pos="9061"/>
          <w:tab w:val="right" w:leader="dot" w:pos="9174"/>
        </w:tabs>
        <w:spacing w:line="360" w:lineRule="auto"/>
        <w:rPr>
          <w:rFonts w:cs="Times New Roman"/>
          <w:b w:val="0"/>
          <w:bCs w:val="0"/>
          <w:kern w:val="2"/>
          <w:sz w:val="24"/>
        </w:rPr>
      </w:pPr>
      <w:hyperlink w:anchor="_Toc389853949" w:history="1">
        <w:r>
          <w:rPr>
            <w:rFonts w:cs="Times New Roman"/>
            <w:b w:val="0"/>
            <w:bCs w:val="0"/>
            <w:kern w:val="2"/>
            <w:sz w:val="24"/>
          </w:rPr>
          <w:t xml:space="preserve">2  </w:t>
        </w:r>
        <w:r>
          <w:rPr>
            <w:rFonts w:cs="Times New Roman"/>
            <w:b w:val="0"/>
            <w:bCs w:val="0"/>
            <w:kern w:val="2"/>
            <w:sz w:val="24"/>
          </w:rPr>
          <w:t>研究方法和内容</w:t>
        </w:r>
        <w:r>
          <w:rPr>
            <w:rFonts w:cs="Times New Roman"/>
            <w:b w:val="0"/>
            <w:bCs w:val="0"/>
            <w:kern w:val="2"/>
            <w:sz w:val="24"/>
          </w:rPr>
          <w:tab/>
        </w:r>
      </w:hyperlink>
      <w:r>
        <w:rPr>
          <w:rFonts w:cs="Times New Roman"/>
          <w:b w:val="0"/>
          <w:bCs w:val="0"/>
          <w:kern w:val="2"/>
          <w:sz w:val="24"/>
        </w:rPr>
        <w:t>5</w:t>
      </w:r>
    </w:p>
    <w:p w14:paraId="05FA659F" w14:textId="77777777" w:rsidR="00D24A07" w:rsidRDefault="00000000">
      <w:pPr>
        <w:pStyle w:val="TOC1"/>
        <w:tabs>
          <w:tab w:val="clear" w:pos="9061"/>
          <w:tab w:val="right" w:leader="dot" w:pos="9174"/>
        </w:tabs>
        <w:spacing w:line="360" w:lineRule="auto"/>
        <w:rPr>
          <w:rFonts w:cs="Times New Roman"/>
          <w:b w:val="0"/>
          <w:bCs w:val="0"/>
          <w:kern w:val="2"/>
          <w:sz w:val="24"/>
        </w:rPr>
      </w:pPr>
      <w:hyperlink w:anchor="_Toc389853950" w:history="1">
        <w:r>
          <w:rPr>
            <w:rFonts w:cs="Times New Roman"/>
            <w:b w:val="0"/>
            <w:bCs w:val="0"/>
            <w:kern w:val="2"/>
            <w:sz w:val="24"/>
          </w:rPr>
          <w:t xml:space="preserve">2.1  </w:t>
        </w:r>
        <w:r>
          <w:rPr>
            <w:rFonts w:cs="Times New Roman"/>
            <w:b w:val="0"/>
            <w:bCs w:val="0"/>
            <w:kern w:val="2"/>
            <w:sz w:val="24"/>
          </w:rPr>
          <w:t>研究方法</w:t>
        </w:r>
        <w:r>
          <w:rPr>
            <w:rFonts w:cs="Times New Roman"/>
            <w:b w:val="0"/>
            <w:bCs w:val="0"/>
            <w:kern w:val="2"/>
            <w:sz w:val="24"/>
          </w:rPr>
          <w:tab/>
        </w:r>
      </w:hyperlink>
      <w:r>
        <w:rPr>
          <w:rFonts w:cs="Times New Roman"/>
          <w:b w:val="0"/>
          <w:bCs w:val="0"/>
          <w:kern w:val="2"/>
          <w:sz w:val="24"/>
        </w:rPr>
        <w:t>6</w:t>
      </w:r>
    </w:p>
    <w:p w14:paraId="7219469F" w14:textId="77777777" w:rsidR="00D24A07" w:rsidRDefault="00000000">
      <w:pPr>
        <w:pStyle w:val="TOC1"/>
        <w:tabs>
          <w:tab w:val="clear" w:pos="9061"/>
          <w:tab w:val="right" w:leader="dot" w:pos="9174"/>
        </w:tabs>
        <w:spacing w:line="360" w:lineRule="auto"/>
        <w:rPr>
          <w:rFonts w:cs="Times New Roman"/>
          <w:kern w:val="2"/>
          <w:sz w:val="24"/>
        </w:rPr>
      </w:pPr>
      <w:hyperlink w:anchor="_Toc389853951" w:history="1">
        <w:r>
          <w:rPr>
            <w:rFonts w:cs="Times New Roman"/>
            <w:b w:val="0"/>
            <w:bCs w:val="0"/>
            <w:kern w:val="2"/>
            <w:sz w:val="24"/>
          </w:rPr>
          <w:t xml:space="preserve">2.2  </w:t>
        </w:r>
        <w:r>
          <w:rPr>
            <w:rFonts w:cs="Times New Roman"/>
            <w:b w:val="0"/>
            <w:bCs w:val="0"/>
            <w:kern w:val="2"/>
            <w:sz w:val="24"/>
          </w:rPr>
          <w:t>研究内容</w:t>
        </w:r>
        <w:r>
          <w:rPr>
            <w:rFonts w:cs="Times New Roman"/>
            <w:b w:val="0"/>
            <w:bCs w:val="0"/>
            <w:kern w:val="2"/>
            <w:sz w:val="24"/>
          </w:rPr>
          <w:tab/>
        </w:r>
      </w:hyperlink>
      <w:r>
        <w:rPr>
          <w:rFonts w:cs="Times New Roman"/>
          <w:b w:val="0"/>
          <w:bCs w:val="0"/>
          <w:kern w:val="2"/>
          <w:sz w:val="24"/>
        </w:rPr>
        <w:t>7</w:t>
      </w:r>
    </w:p>
    <w:p w14:paraId="4EB73500" w14:textId="77777777" w:rsidR="00D24A07" w:rsidRDefault="00D24A07">
      <w:pPr>
        <w:pStyle w:val="TOC1"/>
        <w:tabs>
          <w:tab w:val="clear" w:pos="9061"/>
          <w:tab w:val="right" w:leader="dot" w:pos="9174"/>
        </w:tabs>
        <w:spacing w:line="360" w:lineRule="auto"/>
        <w:rPr>
          <w:rFonts w:cs="Times New Roman"/>
          <w:kern w:val="2"/>
          <w:sz w:val="24"/>
        </w:rPr>
      </w:pPr>
    </w:p>
    <w:p w14:paraId="657928EC" w14:textId="77777777" w:rsidR="00D24A07" w:rsidRDefault="00000000">
      <w:pPr>
        <w:pStyle w:val="TOC1"/>
        <w:tabs>
          <w:tab w:val="clear" w:pos="9061"/>
          <w:tab w:val="right" w:leader="dot" w:pos="9174"/>
        </w:tabs>
        <w:spacing w:line="360" w:lineRule="auto"/>
        <w:rPr>
          <w:rFonts w:cs="Times New Roman"/>
          <w:kern w:val="2"/>
          <w:sz w:val="24"/>
        </w:rPr>
      </w:pPr>
      <w:r>
        <w:rPr>
          <w:rFonts w:cs="Times New Roman"/>
          <w:noProof/>
          <w:sz w:val="28"/>
        </w:rPr>
        <mc:AlternateContent>
          <mc:Choice Requires="wps">
            <w:drawing>
              <wp:anchor distT="0" distB="0" distL="114300" distR="114300" simplePos="0" relativeHeight="251685888" behindDoc="0" locked="0" layoutInCell="1" allowOverlap="1" wp14:anchorId="50AA2309" wp14:editId="2A0EEE75">
                <wp:simplePos x="0" y="0"/>
                <wp:positionH relativeFrom="column">
                  <wp:posOffset>897255</wp:posOffset>
                </wp:positionH>
                <wp:positionV relativeFrom="paragraph">
                  <wp:posOffset>33655</wp:posOffset>
                </wp:positionV>
                <wp:extent cx="4065905" cy="1033780"/>
                <wp:effectExtent l="645160" t="445770" r="13335" b="6350"/>
                <wp:wrapNone/>
                <wp:docPr id="61" name="自选图形 123"/>
                <wp:cNvGraphicFramePr/>
                <a:graphic xmlns:a="http://schemas.openxmlformats.org/drawingml/2006/main">
                  <a:graphicData uri="http://schemas.microsoft.com/office/word/2010/wordprocessingShape">
                    <wps:wsp>
                      <wps:cNvSpPr/>
                      <wps:spPr>
                        <a:xfrm flipV="1">
                          <a:off x="0" y="0"/>
                          <a:ext cx="4065905" cy="1033780"/>
                        </a:xfrm>
                        <a:prstGeom prst="wedgeRoundRectCallout">
                          <a:avLst>
                            <a:gd name="adj1" fmla="val -64633"/>
                            <a:gd name="adj2" fmla="val 91584"/>
                            <a:gd name="adj3" fmla="val 16667"/>
                          </a:avLst>
                        </a:prstGeom>
                        <a:noFill/>
                        <a:ln w="12700" cap="flat" cmpd="sng">
                          <a:solidFill>
                            <a:srgbClr val="000000"/>
                          </a:solidFill>
                          <a:prstDash val="solid"/>
                          <a:miter/>
                          <a:headEnd type="none" w="med" len="med"/>
                          <a:tailEnd type="none" w="med" len="med"/>
                        </a:ln>
                      </wps:spPr>
                      <wps:txbx>
                        <w:txbxContent>
                          <w:p w14:paraId="5FDDC884" w14:textId="77777777" w:rsidR="00D24A07" w:rsidRDefault="00000000">
                            <w:pPr>
                              <w:jc w:val="left"/>
                              <w:rPr>
                                <w:rFonts w:eastAsia="仿宋"/>
                                <w:sz w:val="24"/>
                                <w:szCs w:val="24"/>
                              </w:rPr>
                            </w:pPr>
                            <w:r>
                              <w:rPr>
                                <w:rFonts w:eastAsia="仿宋" w:hint="eastAsia"/>
                                <w:sz w:val="24"/>
                                <w:szCs w:val="24"/>
                              </w:rPr>
                              <w:t>数字：</w:t>
                            </w:r>
                            <w:r>
                              <w:rPr>
                                <w:rFonts w:eastAsia="仿宋"/>
                                <w:sz w:val="24"/>
                                <w:szCs w:val="24"/>
                              </w:rPr>
                              <w:t>Times New Roman</w:t>
                            </w:r>
                            <w:r>
                              <w:rPr>
                                <w:rFonts w:eastAsia="仿宋" w:hint="eastAsia"/>
                                <w:sz w:val="24"/>
                                <w:szCs w:val="24"/>
                              </w:rPr>
                              <w:t>小四</w:t>
                            </w:r>
                            <w:r>
                              <w:rPr>
                                <w:rFonts w:eastAsia="仿宋"/>
                                <w:sz w:val="24"/>
                                <w:szCs w:val="24"/>
                              </w:rPr>
                              <w:t>号</w:t>
                            </w:r>
                          </w:p>
                          <w:p w14:paraId="5A62581A" w14:textId="77777777" w:rsidR="00D24A07" w:rsidRDefault="00000000">
                            <w:pPr>
                              <w:jc w:val="left"/>
                              <w:rPr>
                                <w:rFonts w:eastAsia="仿宋"/>
                                <w:sz w:val="24"/>
                                <w:szCs w:val="24"/>
                              </w:rPr>
                            </w:pPr>
                            <w:r>
                              <w:rPr>
                                <w:rFonts w:eastAsia="仿宋" w:hint="eastAsia"/>
                                <w:sz w:val="24"/>
                                <w:szCs w:val="24"/>
                              </w:rPr>
                              <w:t>文字：宋体小四号</w:t>
                            </w:r>
                          </w:p>
                          <w:p w14:paraId="09DAC9B8" w14:textId="77777777" w:rsidR="00D24A07" w:rsidRDefault="00000000">
                            <w:pPr>
                              <w:rPr>
                                <w:rFonts w:eastAsia="仿宋"/>
                                <w:sz w:val="24"/>
                                <w:szCs w:val="24"/>
                              </w:rPr>
                            </w:pPr>
                            <w:r>
                              <w:rPr>
                                <w:rFonts w:eastAsia="仿宋"/>
                                <w:sz w:val="24"/>
                                <w:szCs w:val="24"/>
                              </w:rPr>
                              <w:t>数字之间用英文输入状态下的圆点</w:t>
                            </w:r>
                            <w:r>
                              <w:rPr>
                                <w:rFonts w:eastAsia="仿宋"/>
                                <w:sz w:val="24"/>
                                <w:szCs w:val="24"/>
                              </w:rPr>
                              <w:t>“.”</w:t>
                            </w:r>
                            <w:r>
                              <w:rPr>
                                <w:rFonts w:eastAsia="仿宋"/>
                                <w:sz w:val="24"/>
                                <w:szCs w:val="24"/>
                              </w:rPr>
                              <w:t>相隔</w:t>
                            </w:r>
                          </w:p>
                          <w:p w14:paraId="29795D61" w14:textId="77777777" w:rsidR="00D24A07" w:rsidRDefault="00000000">
                            <w:pPr>
                              <w:rPr>
                                <w:rFonts w:eastAsia="仿宋"/>
                                <w:sz w:val="24"/>
                              </w:rPr>
                            </w:pPr>
                            <w:r>
                              <w:rPr>
                                <w:rFonts w:eastAsia="仿宋" w:hint="eastAsia"/>
                                <w:sz w:val="24"/>
                                <w:szCs w:val="24"/>
                              </w:rPr>
                              <w:t>目录</w:t>
                            </w:r>
                            <w:r>
                              <w:rPr>
                                <w:rFonts w:eastAsia="仿宋"/>
                                <w:sz w:val="24"/>
                                <w:szCs w:val="24"/>
                              </w:rPr>
                              <w:t>一般不超过</w:t>
                            </w:r>
                            <w:r>
                              <w:rPr>
                                <w:rFonts w:eastAsia="仿宋"/>
                                <w:sz w:val="24"/>
                                <w:szCs w:val="24"/>
                              </w:rPr>
                              <w:t>4</w:t>
                            </w:r>
                            <w:r>
                              <w:rPr>
                                <w:rFonts w:eastAsia="仿宋"/>
                                <w:sz w:val="24"/>
                                <w:szCs w:val="24"/>
                              </w:rPr>
                              <w:t>级层次</w:t>
                            </w:r>
                          </w:p>
                          <w:p w14:paraId="30001B4B" w14:textId="77777777" w:rsidR="00D24A07" w:rsidRDefault="00D24A07">
                            <w:pPr>
                              <w:rPr>
                                <w:rFonts w:eastAsia="仿宋"/>
                                <w:sz w:val="24"/>
                                <w:szCs w:val="24"/>
                              </w:rPr>
                            </w:pPr>
                          </w:p>
                          <w:p w14:paraId="0F23E9E9" w14:textId="77777777" w:rsidR="00D24A07" w:rsidRDefault="00D24A07"/>
                          <w:p w14:paraId="6FD14511" w14:textId="77777777" w:rsidR="00D24A07" w:rsidRDefault="00D24A07">
                            <w:pPr>
                              <w:rPr>
                                <w:rFonts w:ascii="宋体" w:hAnsi="宋体" w:hint="eastAsia"/>
                                <w:sz w:val="24"/>
                              </w:rPr>
                            </w:pPr>
                          </w:p>
                        </w:txbxContent>
                      </wps:txbx>
                      <wps:bodyPr wrap="square" anchor="ctr" anchorCtr="0" upright="1"/>
                    </wps:wsp>
                  </a:graphicData>
                </a:graphic>
              </wp:anchor>
            </w:drawing>
          </mc:Choice>
          <mc:Fallback>
            <w:pict>
              <v:shape w14:anchorId="50AA2309" id="自选图形 123" o:spid="_x0000_s1071" type="#_x0000_t62" style="position:absolute;left:0;text-align:left;margin-left:70.65pt;margin-top:2.65pt;width:320.15pt;height:81.4pt;flip:y;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" adj="-3161,30582" filled="f" strokeweight="1pt">
                <v:textbox>
                  <w:txbxContent>
                    <w:p w14:paraId="5FDDC884" w14:textId="77777777" w:rsidR="00D24A07" w:rsidRDefault="00000000">
                      <w:pPr>
                        <w:jc w:val="left"/>
                        <w:rPr>
                          <w:rFonts w:eastAsia="仿宋"/>
                          <w:sz w:val="24"/>
                          <w:szCs w:val="24"/>
                        </w:rPr>
                      </w:pPr>
                      <w:r>
                        <w:rPr>
                          <w:rFonts w:eastAsia="仿宋" w:hint="eastAsia"/>
                          <w:sz w:val="24"/>
                          <w:szCs w:val="24"/>
                        </w:rPr>
                        <w:t>数字：</w:t>
                      </w:r>
                      <w:r>
                        <w:rPr>
                          <w:rFonts w:eastAsia="仿宋"/>
                          <w:sz w:val="24"/>
                          <w:szCs w:val="24"/>
                        </w:rPr>
                        <w:t>Times New Roman</w:t>
                      </w:r>
                      <w:r>
                        <w:rPr>
                          <w:rFonts w:eastAsia="仿宋" w:hint="eastAsia"/>
                          <w:sz w:val="24"/>
                          <w:szCs w:val="24"/>
                        </w:rPr>
                        <w:t>小四</w:t>
                      </w:r>
                      <w:r>
                        <w:rPr>
                          <w:rFonts w:eastAsia="仿宋"/>
                          <w:sz w:val="24"/>
                          <w:szCs w:val="24"/>
                        </w:rPr>
                        <w:t>号</w:t>
                      </w:r>
                    </w:p>
                    <w:p w14:paraId="5A62581A" w14:textId="77777777" w:rsidR="00D24A07" w:rsidRDefault="00000000">
                      <w:pPr>
                        <w:jc w:val="left"/>
                        <w:rPr>
                          <w:rFonts w:eastAsia="仿宋"/>
                          <w:sz w:val="24"/>
                          <w:szCs w:val="24"/>
                        </w:rPr>
                      </w:pPr>
                      <w:r>
                        <w:rPr>
                          <w:rFonts w:eastAsia="仿宋" w:hint="eastAsia"/>
                          <w:sz w:val="24"/>
                          <w:szCs w:val="24"/>
                        </w:rPr>
                        <w:t>文字：宋体小四号</w:t>
                      </w:r>
                    </w:p>
                    <w:p w14:paraId="09DAC9B8" w14:textId="77777777" w:rsidR="00D24A07" w:rsidRDefault="00000000">
                      <w:pPr>
                        <w:rPr>
                          <w:rFonts w:eastAsia="仿宋"/>
                          <w:sz w:val="24"/>
                          <w:szCs w:val="24"/>
                        </w:rPr>
                      </w:pPr>
                      <w:r>
                        <w:rPr>
                          <w:rFonts w:eastAsia="仿宋"/>
                          <w:sz w:val="24"/>
                          <w:szCs w:val="24"/>
                        </w:rPr>
                        <w:t>数字之间用英文输入状态下的圆点</w:t>
                      </w:r>
                      <w:r>
                        <w:rPr>
                          <w:rFonts w:eastAsia="仿宋"/>
                          <w:sz w:val="24"/>
                          <w:szCs w:val="24"/>
                        </w:rPr>
                        <w:t>“.”</w:t>
                      </w:r>
                      <w:r>
                        <w:rPr>
                          <w:rFonts w:eastAsia="仿宋"/>
                          <w:sz w:val="24"/>
                          <w:szCs w:val="24"/>
                        </w:rPr>
                        <w:t>相隔</w:t>
                      </w:r>
                    </w:p>
                    <w:p w14:paraId="29795D61" w14:textId="77777777" w:rsidR="00D24A07" w:rsidRDefault="00000000">
                      <w:pPr>
                        <w:rPr>
                          <w:rFonts w:eastAsia="仿宋"/>
                          <w:sz w:val="24"/>
                        </w:rPr>
                      </w:pPr>
                      <w:r>
                        <w:rPr>
                          <w:rFonts w:eastAsia="仿宋" w:hint="eastAsia"/>
                          <w:sz w:val="24"/>
                          <w:szCs w:val="24"/>
                        </w:rPr>
                        <w:t>目录</w:t>
                      </w:r>
                      <w:r>
                        <w:rPr>
                          <w:rFonts w:eastAsia="仿宋"/>
                          <w:sz w:val="24"/>
                          <w:szCs w:val="24"/>
                        </w:rPr>
                        <w:t>一般不超过</w:t>
                      </w:r>
                      <w:r>
                        <w:rPr>
                          <w:rFonts w:eastAsia="仿宋"/>
                          <w:sz w:val="24"/>
                          <w:szCs w:val="24"/>
                        </w:rPr>
                        <w:t>4</w:t>
                      </w:r>
                      <w:r>
                        <w:rPr>
                          <w:rFonts w:eastAsia="仿宋"/>
                          <w:sz w:val="24"/>
                          <w:szCs w:val="24"/>
                        </w:rPr>
                        <w:t>级层次</w:t>
                      </w:r>
                    </w:p>
                    <w:p w14:paraId="30001B4B" w14:textId="77777777" w:rsidR="00D24A07" w:rsidRDefault="00D24A07">
                      <w:pPr>
                        <w:rPr>
                          <w:rFonts w:eastAsia="仿宋"/>
                          <w:sz w:val="24"/>
                          <w:szCs w:val="24"/>
                        </w:rPr>
                      </w:pPr>
                    </w:p>
                    <w:p w14:paraId="0F23E9E9" w14:textId="77777777" w:rsidR="00D24A07" w:rsidRDefault="00D24A07"/>
                    <w:p w14:paraId="6FD14511" w14:textId="77777777" w:rsidR="00D24A07" w:rsidRDefault="00D24A07">
                      <w:pPr>
                        <w:rPr>
                          <w:rFonts w:ascii="宋体" w:hAnsi="宋体" w:hint="eastAsia"/>
                          <w:sz w:val="24"/>
                        </w:rPr>
                      </w:pPr>
                    </w:p>
                  </w:txbxContent>
                </v:textbox>
              </v:shape>
            </w:pict>
          </mc:Fallback>
        </mc:AlternateContent>
      </w:r>
    </w:p>
    <w:p w14:paraId="7423E376" w14:textId="77777777" w:rsidR="00D24A07" w:rsidRDefault="00D24A07">
      <w:pPr>
        <w:pStyle w:val="TOC1"/>
        <w:tabs>
          <w:tab w:val="clear" w:pos="9061"/>
          <w:tab w:val="right" w:leader="dot" w:pos="9174"/>
        </w:tabs>
        <w:spacing w:line="360" w:lineRule="auto"/>
        <w:rPr>
          <w:rFonts w:cs="Times New Roman"/>
          <w:kern w:val="2"/>
          <w:sz w:val="24"/>
        </w:rPr>
      </w:pPr>
    </w:p>
    <w:p w14:paraId="1FDA1E21" w14:textId="77777777" w:rsidR="00D24A07" w:rsidRDefault="00D24A07">
      <w:pPr>
        <w:pStyle w:val="TOC1"/>
        <w:tabs>
          <w:tab w:val="clear" w:pos="9061"/>
          <w:tab w:val="right" w:leader="dot" w:pos="9174"/>
        </w:tabs>
        <w:spacing w:line="360" w:lineRule="auto"/>
        <w:rPr>
          <w:rFonts w:cs="Times New Roman"/>
          <w:kern w:val="2"/>
          <w:sz w:val="24"/>
        </w:rPr>
      </w:pPr>
    </w:p>
    <w:p w14:paraId="0DC29FFF" w14:textId="77777777" w:rsidR="00D24A07" w:rsidRDefault="00D24A07">
      <w:pPr>
        <w:pStyle w:val="TOC1"/>
        <w:tabs>
          <w:tab w:val="clear" w:pos="9061"/>
          <w:tab w:val="right" w:leader="dot" w:pos="9174"/>
        </w:tabs>
        <w:spacing w:line="360" w:lineRule="auto"/>
        <w:jc w:val="both"/>
        <w:rPr>
          <w:rFonts w:cs="Times New Roman"/>
          <w:kern w:val="2"/>
          <w:sz w:val="24"/>
        </w:rPr>
      </w:pPr>
    </w:p>
    <w:p w14:paraId="7E80C277" w14:textId="77777777" w:rsidR="00D24A07" w:rsidRDefault="00000000">
      <w:pPr>
        <w:pStyle w:val="TOC1"/>
        <w:tabs>
          <w:tab w:val="clear" w:pos="9061"/>
          <w:tab w:val="right" w:leader="dot" w:pos="9174"/>
        </w:tabs>
        <w:spacing w:line="360" w:lineRule="auto"/>
        <w:jc w:val="both"/>
        <w:rPr>
          <w:rFonts w:cs="Times New Roman"/>
          <w:kern w:val="2"/>
          <w:sz w:val="24"/>
        </w:rPr>
      </w:pPr>
      <w:r>
        <w:rPr>
          <w:rFonts w:cs="Times New Roman"/>
          <w:kern w:val="2"/>
          <w:sz w:val="24"/>
        </w:rPr>
        <w:t>..........</w:t>
      </w:r>
    </w:p>
    <w:p w14:paraId="2CB13E5A" w14:textId="77777777" w:rsidR="00D24A07" w:rsidRDefault="00D24A07">
      <w:pPr>
        <w:spacing w:line="360" w:lineRule="auto"/>
        <w:rPr>
          <w:sz w:val="24"/>
        </w:rPr>
      </w:pPr>
    </w:p>
    <w:p w14:paraId="26B1C48F" w14:textId="77777777" w:rsidR="00D24A07" w:rsidRDefault="00D24A07">
      <w:pPr>
        <w:spacing w:line="360" w:lineRule="auto"/>
        <w:rPr>
          <w:sz w:val="24"/>
        </w:rPr>
      </w:pPr>
    </w:p>
    <w:p w14:paraId="0CCE6ED4" w14:textId="77777777" w:rsidR="00D24A07" w:rsidRDefault="00D24A07">
      <w:pPr>
        <w:spacing w:line="360" w:lineRule="auto"/>
        <w:rPr>
          <w:sz w:val="24"/>
        </w:rPr>
      </w:pPr>
    </w:p>
    <w:p w14:paraId="667E7C6D" w14:textId="77777777" w:rsidR="00D24A07" w:rsidRDefault="00D24A07">
      <w:pPr>
        <w:spacing w:line="360" w:lineRule="auto"/>
        <w:rPr>
          <w:sz w:val="24"/>
        </w:rPr>
      </w:pPr>
    </w:p>
    <w:p w14:paraId="1D785165" w14:textId="77777777" w:rsidR="00D24A07" w:rsidRDefault="00D24A07">
      <w:pPr>
        <w:spacing w:line="360" w:lineRule="auto"/>
        <w:rPr>
          <w:sz w:val="24"/>
        </w:rPr>
      </w:pPr>
    </w:p>
    <w:p w14:paraId="2BD74378" w14:textId="77777777" w:rsidR="00D24A07" w:rsidRDefault="00000000">
      <w:pPr>
        <w:pStyle w:val="TOC1"/>
        <w:tabs>
          <w:tab w:val="clear" w:pos="9061"/>
          <w:tab w:val="right" w:leader="dot" w:pos="9174"/>
        </w:tabs>
        <w:spacing w:line="360" w:lineRule="auto"/>
        <w:jc w:val="both"/>
        <w:rPr>
          <w:rFonts w:cs="Times New Roman"/>
          <w:b w:val="0"/>
          <w:bCs w:val="0"/>
          <w:kern w:val="2"/>
          <w:sz w:val="24"/>
        </w:rPr>
      </w:pPr>
      <w:hyperlink w:anchor="_Toc389853978" w:history="1">
        <w:r>
          <w:rPr>
            <w:rFonts w:cs="Times New Roman"/>
            <w:b w:val="0"/>
            <w:bCs w:val="0"/>
            <w:kern w:val="2"/>
            <w:sz w:val="24"/>
          </w:rPr>
          <w:t>参考文献</w:t>
        </w:r>
        <w:r>
          <w:rPr>
            <w:rFonts w:cs="Times New Roman"/>
            <w:b w:val="0"/>
            <w:bCs w:val="0"/>
            <w:kern w:val="2"/>
            <w:sz w:val="24"/>
          </w:rPr>
          <w:tab/>
        </w:r>
      </w:hyperlink>
      <w:r>
        <w:rPr>
          <w:rFonts w:cs="Times New Roman"/>
          <w:b w:val="0"/>
          <w:bCs w:val="0"/>
          <w:kern w:val="2"/>
          <w:sz w:val="24"/>
        </w:rPr>
        <w:t>20</w:t>
      </w:r>
    </w:p>
    <w:p w14:paraId="7C4419C6" w14:textId="77777777" w:rsidR="00D24A07" w:rsidRDefault="00000000">
      <w:pPr>
        <w:pStyle w:val="TOC1"/>
        <w:tabs>
          <w:tab w:val="clear" w:pos="9061"/>
          <w:tab w:val="right" w:leader="dot" w:pos="9174"/>
        </w:tabs>
        <w:spacing w:line="360" w:lineRule="auto"/>
        <w:jc w:val="both"/>
        <w:rPr>
          <w:rFonts w:cs="Times New Roman"/>
          <w:b w:val="0"/>
          <w:bCs w:val="0"/>
          <w:kern w:val="2"/>
          <w:sz w:val="24"/>
        </w:rPr>
      </w:pPr>
      <w:hyperlink w:anchor="_Toc389853983" w:history="1">
        <w:r>
          <w:rPr>
            <w:rFonts w:cs="Times New Roman"/>
            <w:b w:val="0"/>
            <w:bCs w:val="0"/>
            <w:kern w:val="2"/>
            <w:sz w:val="24"/>
          </w:rPr>
          <w:t>致谢</w:t>
        </w:r>
      </w:hyperlink>
      <w:hyperlink w:anchor="_Toc389853978" w:history="1">
        <w:r>
          <w:rPr>
            <w:rFonts w:cs="Times New Roman"/>
            <w:b w:val="0"/>
            <w:bCs w:val="0"/>
            <w:kern w:val="2"/>
            <w:sz w:val="24"/>
          </w:rPr>
          <w:tab/>
        </w:r>
      </w:hyperlink>
      <w:r>
        <w:rPr>
          <w:rFonts w:cs="Times New Roman"/>
          <w:b w:val="0"/>
          <w:bCs w:val="0"/>
          <w:kern w:val="2"/>
          <w:sz w:val="24"/>
        </w:rPr>
        <w:t>21</w:t>
      </w:r>
    </w:p>
    <w:p w14:paraId="5B9DB032" w14:textId="77777777" w:rsidR="00D24A07" w:rsidRDefault="00D24A07">
      <w:pPr>
        <w:spacing w:line="360" w:lineRule="auto"/>
        <w:rPr>
          <w:rFonts w:eastAsia="隶书"/>
          <w:i/>
          <w:iCs/>
          <w:color w:val="FF0000"/>
          <w:sz w:val="32"/>
        </w:rPr>
      </w:pPr>
    </w:p>
    <w:p w14:paraId="4B7D6453" w14:textId="77777777" w:rsidR="00D24A07" w:rsidRDefault="00D24A07">
      <w:pPr>
        <w:spacing w:line="360" w:lineRule="auto"/>
        <w:rPr>
          <w:rFonts w:eastAsia="隶书"/>
          <w:i/>
          <w:iCs/>
          <w:color w:val="FF0000"/>
          <w:sz w:val="32"/>
        </w:rPr>
      </w:pPr>
    </w:p>
    <w:p w14:paraId="247EAF27" w14:textId="77777777" w:rsidR="00D24A07" w:rsidRDefault="00D24A07">
      <w:pPr>
        <w:spacing w:line="360" w:lineRule="auto"/>
        <w:rPr>
          <w:rFonts w:eastAsia="隶书"/>
          <w:i/>
          <w:iCs/>
          <w:color w:val="FF0000"/>
          <w:sz w:val="32"/>
        </w:rPr>
      </w:pPr>
    </w:p>
    <w:p w14:paraId="2B122D55" w14:textId="77777777" w:rsidR="00D24A07" w:rsidRDefault="00D24A07">
      <w:pPr>
        <w:spacing w:line="360" w:lineRule="auto"/>
        <w:rPr>
          <w:rFonts w:eastAsia="隶书"/>
          <w:i/>
          <w:iCs/>
          <w:color w:val="FF0000"/>
          <w:sz w:val="32"/>
        </w:rPr>
      </w:pPr>
    </w:p>
    <w:p w14:paraId="7361D843" w14:textId="77777777" w:rsidR="00D24A07" w:rsidRDefault="00000000">
      <w:pPr>
        <w:spacing w:line="360" w:lineRule="auto"/>
        <w:rPr>
          <w:rFonts w:ascii="隶书" w:eastAsia="隶书" w:hAnsi="隶书" w:cs="隶书" w:hint="eastAsia"/>
          <w:sz w:val="24"/>
        </w:rPr>
        <w:sectPr w:rsidR="00D24A07">
          <w:footerReference w:type="default" r:id="rId13"/>
          <w:pgSz w:w="11906" w:h="16838"/>
          <w:pgMar w:top="1361" w:right="1361" w:bottom="1361" w:left="1361" w:header="851" w:footer="992" w:gutter="0"/>
          <w:pgNumType w:fmt="upperRoman" w:start="1"/>
          <w:cols w:space="720"/>
          <w:docGrid w:type="lines" w:linePitch="312"/>
        </w:sectPr>
      </w:pPr>
      <w:r>
        <w:rPr>
          <w:sz w:val="24"/>
        </w:rPr>
        <w:fldChar w:fldCharType="end"/>
      </w:r>
      <w:r>
        <w:rPr>
          <w:rFonts w:hint="eastAsia"/>
          <w:sz w:val="24"/>
        </w:rPr>
        <w:t xml:space="preserve">                     </w:t>
      </w:r>
    </w:p>
    <w:p w14:paraId="0BB28000" w14:textId="77777777" w:rsidR="00D24A07" w:rsidRDefault="00000000">
      <w:pPr>
        <w:pStyle w:val="1"/>
        <w:spacing w:before="0" w:after="0" w:line="360" w:lineRule="auto"/>
        <w:rPr>
          <w:rFonts w:eastAsia="黑体"/>
          <w:b w:val="0"/>
          <w:bCs w:val="0"/>
          <w:color w:val="000000"/>
          <w:sz w:val="28"/>
          <w:szCs w:val="28"/>
        </w:rPr>
      </w:pPr>
      <w:bookmarkStart w:id="4" w:name="_Toc389853945"/>
      <w:r>
        <w:rPr>
          <w:rFonts w:eastAsia="黑体"/>
          <w:b w:val="0"/>
          <w:bCs w:val="0"/>
          <w:noProof/>
          <w:sz w:val="28"/>
          <w:szCs w:val="28"/>
        </w:rPr>
        <w:lastRenderedPageBreak/>
        <mc:AlternateContent>
          <mc:Choice Requires="wps">
            <w:drawing>
              <wp:anchor distT="0" distB="0" distL="114300" distR="114300" simplePos="0" relativeHeight="251708416" behindDoc="0" locked="0" layoutInCell="1" allowOverlap="1" wp14:anchorId="19DEBE58" wp14:editId="11390685">
                <wp:simplePos x="0" y="0"/>
                <wp:positionH relativeFrom="column">
                  <wp:posOffset>4778375</wp:posOffset>
                </wp:positionH>
                <wp:positionV relativeFrom="paragraph">
                  <wp:posOffset>300990</wp:posOffset>
                </wp:positionV>
                <wp:extent cx="1496060" cy="428625"/>
                <wp:effectExtent l="200660" t="6350" r="17780" b="269875"/>
                <wp:wrapNone/>
                <wp:docPr id="44" name="矩形标注 2"/>
                <wp:cNvGraphicFramePr/>
                <a:graphic xmlns:a="http://schemas.openxmlformats.org/drawingml/2006/main">
                  <a:graphicData uri="http://schemas.microsoft.com/office/word/2010/wordprocessingShape">
                    <wps:wsp>
                      <wps:cNvSpPr/>
                      <wps:spPr>
                        <a:xfrm>
                          <a:off x="0" y="0"/>
                          <a:ext cx="1496060" cy="428625"/>
                        </a:xfrm>
                        <a:prstGeom prst="wedgeRoundRectCallout">
                          <a:avLst>
                            <a:gd name="adj1" fmla="val -60314"/>
                            <a:gd name="adj2" fmla="val 107037"/>
                            <a:gd name="adj3" fmla="val 16667"/>
                          </a:avLst>
                        </a:prstGeom>
                        <a:noFill/>
                        <a:ln w="12700" cap="flat" cmpd="sng">
                          <a:solidFill>
                            <a:srgbClr val="000000"/>
                          </a:solidFill>
                          <a:prstDash val="solid"/>
                          <a:miter/>
                          <a:headEnd type="none" w="med" len="med"/>
                          <a:tailEnd type="none" w="med" len="med"/>
                        </a:ln>
                      </wps:spPr>
                      <wps:txbx>
                        <w:txbxContent>
                          <w:p w14:paraId="01F7E460" w14:textId="77777777" w:rsidR="00D24A07" w:rsidRDefault="00000000">
                            <w:pPr>
                              <w:rPr>
                                <w:sz w:val="24"/>
                              </w:rPr>
                            </w:pPr>
                            <w:r>
                              <w:rPr>
                                <w:rFonts w:eastAsia="仿宋"/>
                                <w:sz w:val="24"/>
                              </w:rPr>
                              <w:t>正文：宋体小</w:t>
                            </w:r>
                            <w:r>
                              <w:rPr>
                                <w:rFonts w:eastAsia="仿宋" w:hint="eastAsia"/>
                                <w:sz w:val="24"/>
                              </w:rPr>
                              <w:t>四号</w:t>
                            </w:r>
                          </w:p>
                        </w:txbxContent>
                      </wps:txbx>
                      <wps:bodyPr vert="horz" wrap="square" anchor="ctr" anchorCtr="0" upright="1"/>
                    </wps:wsp>
                  </a:graphicData>
                </a:graphic>
              </wp:anchor>
            </w:drawing>
          </mc:Choice>
          <mc:Fallback>
            <w:pict>
              <v:shape w14:anchorId="19DEBE58" id="矩形标注 2" o:spid="_x0000_s1072" type="#_x0000_t62" style="position:absolute;left:0;text-align:left;margin-left:376.25pt;margin-top:23.7pt;width:117.8pt;height:33.7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" adj="-2228,33920" filled="f" strokeweight="1pt">
                <v:textbox>
                  <w:txbxContent>
                    <w:p w14:paraId="01F7E460" w14:textId="77777777" w:rsidR="00D24A07" w:rsidRDefault="00000000">
                      <w:pPr>
                        <w:rPr>
                          <w:sz w:val="24"/>
                        </w:rPr>
                      </w:pPr>
                      <w:r>
                        <w:rPr>
                          <w:rFonts w:eastAsia="仿宋"/>
                          <w:sz w:val="24"/>
                        </w:rPr>
                        <w:t>正文：宋体小</w:t>
                      </w:r>
                      <w:r>
                        <w:rPr>
                          <w:rFonts w:eastAsia="仿宋" w:hint="eastAsia"/>
                          <w:sz w:val="24"/>
                        </w:rPr>
                        <w:t>四号</w:t>
                      </w:r>
                    </w:p>
                  </w:txbxContent>
                </v:textbox>
              </v:shape>
            </w:pict>
          </mc:Fallback>
        </mc:AlternateContent>
      </w:r>
      <w:r>
        <w:rPr>
          <w:rFonts w:eastAsia="黑体"/>
          <w:b w:val="0"/>
          <w:bCs w:val="0"/>
          <w:noProof/>
          <w:sz w:val="28"/>
          <w:szCs w:val="28"/>
        </w:rPr>
        <mc:AlternateContent>
          <mc:Choice Requires="wps">
            <w:drawing>
              <wp:anchor distT="0" distB="0" distL="114300" distR="114300" simplePos="0" relativeHeight="251672576" behindDoc="0" locked="0" layoutInCell="1" allowOverlap="1" wp14:anchorId="53BBD9E8" wp14:editId="68A37EF5">
                <wp:simplePos x="0" y="0"/>
                <wp:positionH relativeFrom="column">
                  <wp:posOffset>2717165</wp:posOffset>
                </wp:positionH>
                <wp:positionV relativeFrom="paragraph">
                  <wp:posOffset>285115</wp:posOffset>
                </wp:positionV>
                <wp:extent cx="1806575" cy="598805"/>
                <wp:effectExtent l="1278890" t="6350" r="19685" b="23495"/>
                <wp:wrapNone/>
                <wp:docPr id="27" name="矩形标注 59"/>
                <wp:cNvGraphicFramePr/>
                <a:graphic xmlns:a="http://schemas.openxmlformats.org/drawingml/2006/main">
                  <a:graphicData uri="http://schemas.microsoft.com/office/word/2010/wordprocessingShape">
                    <wps:wsp>
                      <wps:cNvSpPr/>
                      <wps:spPr>
                        <a:xfrm>
                          <a:off x="0" y="0"/>
                          <a:ext cx="1806575" cy="598805"/>
                        </a:xfrm>
                        <a:prstGeom prst="wedgeRoundRectCallout">
                          <a:avLst>
                            <a:gd name="adj1" fmla="val -117978"/>
                            <a:gd name="adj2" fmla="val 17232"/>
                            <a:gd name="adj3" fmla="val 16667"/>
                          </a:avLst>
                        </a:prstGeom>
                        <a:noFill/>
                        <a:ln w="12700" cap="flat" cmpd="sng">
                          <a:solidFill>
                            <a:srgbClr val="000000"/>
                          </a:solidFill>
                          <a:prstDash val="solid"/>
                          <a:miter/>
                          <a:headEnd type="none" w="med" len="med"/>
                          <a:tailEnd type="none" w="med" len="med"/>
                        </a:ln>
                      </wps:spPr>
                      <wps:txbx>
                        <w:txbxContent>
                          <w:p w14:paraId="23E3739B" w14:textId="77777777" w:rsidR="00D24A07" w:rsidRDefault="00000000">
                            <w:pPr>
                              <w:jc w:val="left"/>
                              <w:rPr>
                                <w:rFonts w:eastAsia="仿宋"/>
                                <w:sz w:val="24"/>
                              </w:rPr>
                            </w:pPr>
                            <w:r>
                              <w:rPr>
                                <w:rFonts w:eastAsia="仿宋"/>
                                <w:sz w:val="24"/>
                              </w:rPr>
                              <w:t>二级标题：黑体小</w:t>
                            </w:r>
                            <w:r>
                              <w:rPr>
                                <w:rFonts w:eastAsia="仿宋" w:hint="eastAsia"/>
                                <w:sz w:val="24"/>
                              </w:rPr>
                              <w:t>四号</w:t>
                            </w:r>
                            <w:r>
                              <w:rPr>
                                <w:rFonts w:eastAsia="仿宋"/>
                                <w:sz w:val="24"/>
                              </w:rPr>
                              <w:t>左</w:t>
                            </w:r>
                            <w:r>
                              <w:rPr>
                                <w:rFonts w:eastAsia="仿宋" w:hint="eastAsia"/>
                                <w:sz w:val="24"/>
                              </w:rPr>
                              <w:t>对齐</w:t>
                            </w:r>
                          </w:p>
                        </w:txbxContent>
                      </wps:txbx>
                      <wps:bodyPr vert="horz" wrap="square" anchor="ctr" anchorCtr="0" upright="1"/>
                    </wps:wsp>
                  </a:graphicData>
                </a:graphic>
              </wp:anchor>
            </w:drawing>
          </mc:Choice>
          <mc:Fallback>
            <w:pict>
              <v:shape w14:anchorId="53BBD9E8" id="矩形标注 59" o:spid="_x0000_s1073" type="#_x0000_t62" style="position:absolute;left:0;text-align:left;margin-left:213.95pt;margin-top:22.45pt;width:142.25pt;height:47.1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" adj="-14683,14522" filled="f" strokeweight="1pt">
                <v:textbox>
                  <w:txbxContent>
                    <w:p w14:paraId="23E3739B" w14:textId="77777777" w:rsidR="00D24A07" w:rsidRDefault="00000000">
                      <w:pPr>
                        <w:jc w:val="left"/>
                        <w:rPr>
                          <w:rFonts w:eastAsia="仿宋"/>
                          <w:sz w:val="24"/>
                        </w:rPr>
                      </w:pPr>
                      <w:r>
                        <w:rPr>
                          <w:rFonts w:eastAsia="仿宋"/>
                          <w:sz w:val="24"/>
                        </w:rPr>
                        <w:t>二级标题：黑体小</w:t>
                      </w:r>
                      <w:r>
                        <w:rPr>
                          <w:rFonts w:eastAsia="仿宋" w:hint="eastAsia"/>
                          <w:sz w:val="24"/>
                        </w:rPr>
                        <w:t>四号</w:t>
                      </w:r>
                      <w:r>
                        <w:rPr>
                          <w:rFonts w:eastAsia="仿宋"/>
                          <w:sz w:val="24"/>
                        </w:rPr>
                        <w:t>左</w:t>
                      </w:r>
                      <w:r>
                        <w:rPr>
                          <w:rFonts w:eastAsia="仿宋" w:hint="eastAsia"/>
                          <w:sz w:val="24"/>
                        </w:rPr>
                        <w:t>对齐</w:t>
                      </w:r>
                    </w:p>
                  </w:txbxContent>
                </v:textbox>
              </v:shape>
            </w:pict>
          </mc:Fallback>
        </mc:AlternateContent>
      </w:r>
      <w:r>
        <w:rPr>
          <w:rFonts w:eastAsia="黑体"/>
          <w:b w:val="0"/>
          <w:bCs w:val="0"/>
          <w:noProof/>
          <w:sz w:val="28"/>
          <w:szCs w:val="28"/>
        </w:rPr>
        <mc:AlternateContent>
          <mc:Choice Requires="wps">
            <w:drawing>
              <wp:anchor distT="0" distB="0" distL="114300" distR="114300" simplePos="0" relativeHeight="251671552" behindDoc="0" locked="0" layoutInCell="1" allowOverlap="1" wp14:anchorId="634A6980" wp14:editId="38BE2DF0">
                <wp:simplePos x="0" y="0"/>
                <wp:positionH relativeFrom="column">
                  <wp:posOffset>1120140</wp:posOffset>
                </wp:positionH>
                <wp:positionV relativeFrom="paragraph">
                  <wp:posOffset>-106045</wp:posOffset>
                </wp:positionV>
                <wp:extent cx="1571625" cy="514350"/>
                <wp:effectExtent l="502920" t="6350" r="20955" b="12700"/>
                <wp:wrapNone/>
                <wp:docPr id="26" name="矩形标注 58"/>
                <wp:cNvGraphicFramePr/>
                <a:graphic xmlns:a="http://schemas.openxmlformats.org/drawingml/2006/main">
                  <a:graphicData uri="http://schemas.microsoft.com/office/word/2010/wordprocessingShape">
                    <wps:wsp>
                      <wps:cNvSpPr/>
                      <wps:spPr>
                        <a:xfrm>
                          <a:off x="0" y="0"/>
                          <a:ext cx="1571625" cy="514350"/>
                        </a:xfrm>
                        <a:prstGeom prst="wedgeRoundRectCallout">
                          <a:avLst>
                            <a:gd name="adj1" fmla="val -79090"/>
                            <a:gd name="adj2" fmla="val 15679"/>
                            <a:gd name="adj3" fmla="val 16667"/>
                          </a:avLst>
                        </a:prstGeom>
                        <a:noFill/>
                        <a:ln w="12700" cap="flat" cmpd="sng">
                          <a:solidFill>
                            <a:srgbClr val="000000"/>
                          </a:solidFill>
                          <a:prstDash val="solid"/>
                          <a:miter/>
                          <a:headEnd type="none" w="med" len="med"/>
                          <a:tailEnd type="none" w="med" len="med"/>
                        </a:ln>
                      </wps:spPr>
                      <wps:txbx>
                        <w:txbxContent>
                          <w:p w14:paraId="3474C296" w14:textId="77777777" w:rsidR="00D24A07" w:rsidRDefault="00000000">
                            <w:pPr>
                              <w:jc w:val="left"/>
                              <w:rPr>
                                <w:rFonts w:eastAsia="仿宋"/>
                                <w:sz w:val="24"/>
                              </w:rPr>
                            </w:pPr>
                            <w:r>
                              <w:rPr>
                                <w:rFonts w:eastAsia="仿宋"/>
                                <w:sz w:val="24"/>
                              </w:rPr>
                              <w:t>一级标题：黑体</w:t>
                            </w:r>
                            <w:r>
                              <w:rPr>
                                <w:rFonts w:eastAsia="仿宋" w:hint="eastAsia"/>
                                <w:sz w:val="24"/>
                              </w:rPr>
                              <w:t>四</w:t>
                            </w:r>
                            <w:r>
                              <w:rPr>
                                <w:rFonts w:eastAsia="仿宋"/>
                                <w:sz w:val="24"/>
                              </w:rPr>
                              <w:t>号</w:t>
                            </w:r>
                          </w:p>
                          <w:p w14:paraId="7E59CC61" w14:textId="77777777" w:rsidR="00D24A07" w:rsidRDefault="00000000">
                            <w:pPr>
                              <w:jc w:val="left"/>
                              <w:rPr>
                                <w:rFonts w:eastAsia="仿宋"/>
                                <w:sz w:val="24"/>
                              </w:rPr>
                            </w:pPr>
                            <w:r>
                              <w:rPr>
                                <w:rFonts w:eastAsia="仿宋"/>
                                <w:sz w:val="24"/>
                              </w:rPr>
                              <w:t>左</w:t>
                            </w:r>
                            <w:r>
                              <w:rPr>
                                <w:rFonts w:eastAsia="仿宋" w:hint="eastAsia"/>
                                <w:sz w:val="24"/>
                              </w:rPr>
                              <w:t>对齐</w:t>
                            </w:r>
                          </w:p>
                        </w:txbxContent>
                      </wps:txbx>
                      <wps:bodyPr vert="horz" wrap="square" anchor="ctr" anchorCtr="0" upright="1"/>
                    </wps:wsp>
                  </a:graphicData>
                </a:graphic>
              </wp:anchor>
            </w:drawing>
          </mc:Choice>
          <mc:Fallback>
            <w:pict>
              <v:shape w14:anchorId="634A6980" id="矩形标注 58" o:spid="_x0000_s1074" type="#_x0000_t62" style="position:absolute;left:0;text-align:left;margin-left:88.2pt;margin-top:-8.35pt;width:123.75pt;height:40.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" adj="-6283,14187" filled="f" strokeweight="1pt">
                <v:textbox>
                  <w:txbxContent>
                    <w:p w14:paraId="3474C296" w14:textId="77777777" w:rsidR="00D24A07" w:rsidRDefault="00000000">
                      <w:pPr>
                        <w:jc w:val="left"/>
                        <w:rPr>
                          <w:rFonts w:eastAsia="仿宋"/>
                          <w:sz w:val="24"/>
                        </w:rPr>
                      </w:pPr>
                      <w:r>
                        <w:rPr>
                          <w:rFonts w:eastAsia="仿宋"/>
                          <w:sz w:val="24"/>
                        </w:rPr>
                        <w:t>一级标题：黑体</w:t>
                      </w:r>
                      <w:r>
                        <w:rPr>
                          <w:rFonts w:eastAsia="仿宋" w:hint="eastAsia"/>
                          <w:sz w:val="24"/>
                        </w:rPr>
                        <w:t>四</w:t>
                      </w:r>
                      <w:r>
                        <w:rPr>
                          <w:rFonts w:eastAsia="仿宋"/>
                          <w:sz w:val="24"/>
                        </w:rPr>
                        <w:t>号</w:t>
                      </w:r>
                    </w:p>
                    <w:p w14:paraId="7E59CC61" w14:textId="77777777" w:rsidR="00D24A07" w:rsidRDefault="00000000">
                      <w:pPr>
                        <w:jc w:val="left"/>
                        <w:rPr>
                          <w:rFonts w:eastAsia="仿宋"/>
                          <w:sz w:val="24"/>
                        </w:rPr>
                      </w:pPr>
                      <w:r>
                        <w:rPr>
                          <w:rFonts w:eastAsia="仿宋"/>
                          <w:sz w:val="24"/>
                        </w:rPr>
                        <w:t>左</w:t>
                      </w:r>
                      <w:r>
                        <w:rPr>
                          <w:rFonts w:eastAsia="仿宋" w:hint="eastAsia"/>
                          <w:sz w:val="24"/>
                        </w:rPr>
                        <w:t>对齐</w:t>
                      </w:r>
                    </w:p>
                  </w:txbxContent>
                </v:textbox>
              </v:shape>
            </w:pict>
          </mc:Fallback>
        </mc:AlternateContent>
      </w:r>
      <w:r>
        <w:rPr>
          <w:rFonts w:eastAsia="黑体"/>
          <w:b w:val="0"/>
          <w:bCs w:val="0"/>
          <w:color w:val="000000"/>
          <w:sz w:val="28"/>
          <w:szCs w:val="28"/>
        </w:rPr>
        <w:t xml:space="preserve">1  </w:t>
      </w:r>
      <w:r>
        <w:rPr>
          <w:rFonts w:eastAsia="黑体"/>
          <w:b w:val="0"/>
          <w:bCs w:val="0"/>
          <w:color w:val="000000"/>
          <w:sz w:val="28"/>
          <w:szCs w:val="28"/>
        </w:rPr>
        <w:t>前言</w:t>
      </w:r>
      <w:bookmarkEnd w:id="4"/>
      <w:r>
        <w:rPr>
          <w:noProof/>
          <w:sz w:val="24"/>
        </w:rPr>
        <mc:AlternateContent>
          <mc:Choice Requires="wps">
            <w:drawing>
              <wp:anchor distT="0" distB="0" distL="114300" distR="114300" simplePos="0" relativeHeight="251702272" behindDoc="1" locked="0" layoutInCell="1" allowOverlap="1" wp14:anchorId="72F5333D" wp14:editId="43BBB04F">
                <wp:simplePos x="0" y="0"/>
                <wp:positionH relativeFrom="column">
                  <wp:posOffset>2371725</wp:posOffset>
                </wp:positionH>
                <wp:positionV relativeFrom="paragraph">
                  <wp:posOffset>-782320</wp:posOffset>
                </wp:positionV>
                <wp:extent cx="1407160" cy="1828800"/>
                <wp:effectExtent l="0" t="0" r="2540" b="0"/>
                <wp:wrapNone/>
                <wp:docPr id="39" name="文本框 39"/>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3EF08D75"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样张7</w:t>
                            </w:r>
                          </w:p>
                        </w:txbxContent>
                      </wps:txbx>
                      <wps:bodyPr vert="horz" wrap="square" anchor="t" anchorCtr="0" upright="1">
                        <a:spAutoFit/>
                      </wps:bodyPr>
                    </wps:wsp>
                  </a:graphicData>
                </a:graphic>
              </wp:anchor>
            </w:drawing>
          </mc:Choice>
          <mc:Fallback>
            <w:pict>
              <v:shape w14:anchorId="72F5333D" id="文本框 39" o:spid="_x0000_s1075" type="#_x0000_t202" style="position:absolute;left:0;text-align:left;margin-left:186.75pt;margin-top:-61.6pt;width:110.8pt;height:2in;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" stroked="f" strokeweight="1pt">
                <v:textbox style="mso-fit-shape-to-text:t">
                  <w:txbxContent>
                    <w:p w14:paraId="3EF08D75"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样张7</w:t>
                      </w:r>
                    </w:p>
                  </w:txbxContent>
                </v:textbox>
              </v:shape>
            </w:pict>
          </mc:Fallback>
        </mc:AlternateContent>
      </w:r>
    </w:p>
    <w:p w14:paraId="59E524A4" w14:textId="77777777" w:rsidR="00D24A07" w:rsidRDefault="00000000">
      <w:pPr>
        <w:pStyle w:val="2"/>
        <w:spacing w:line="360" w:lineRule="auto"/>
        <w:rPr>
          <w:rFonts w:ascii="Times New Roman" w:hAnsi="Times New Roman" w:cs="Times New Roman"/>
          <w:color w:val="000000"/>
          <w:sz w:val="24"/>
        </w:rPr>
      </w:pPr>
      <w:bookmarkStart w:id="5" w:name="_Toc389853946"/>
      <w:r>
        <w:rPr>
          <w:rFonts w:ascii="Times New Roman" w:hAnsi="Times New Roman" w:cs="Times New Roman"/>
          <w:color w:val="000000"/>
          <w:sz w:val="24"/>
        </w:rPr>
        <w:t xml:space="preserve">1.1  </w:t>
      </w:r>
      <w:r>
        <w:rPr>
          <w:rFonts w:ascii="Times New Roman" w:hAnsi="Times New Roman" w:cs="Times New Roman"/>
          <w:color w:val="000000"/>
          <w:sz w:val="24"/>
        </w:rPr>
        <w:t>研究目的与意义</w:t>
      </w:r>
      <w:bookmarkEnd w:id="5"/>
    </w:p>
    <w:p w14:paraId="46BB7A99" w14:textId="77777777" w:rsidR="00D24A07" w:rsidRDefault="00000000">
      <w:pPr>
        <w:spacing w:line="360" w:lineRule="auto"/>
        <w:ind w:firstLineChars="200" w:firstLine="480"/>
        <w:rPr>
          <w:sz w:val="24"/>
        </w:rPr>
      </w:pPr>
      <w:r>
        <w:rPr>
          <w:color w:val="000000"/>
          <w:sz w:val="24"/>
        </w:rPr>
        <w:t>随着生活水平显著提高，人们对公园等绿地的需求越来越高，对景观的观赏性提出了更高的要求。在园林植物诸多造景因素中，色彩最引人注目，给人的感觉最为深刻</w:t>
      </w:r>
      <w:r>
        <w:rPr>
          <w:rFonts w:hint="eastAsia"/>
          <w:color w:val="000000"/>
          <w:sz w:val="24"/>
          <w:vertAlign w:val="superscript"/>
        </w:rPr>
        <w:t>[1]</w:t>
      </w:r>
      <w:r>
        <w:rPr>
          <w:color w:val="000000"/>
          <w:sz w:val="24"/>
        </w:rPr>
        <w:t>。</w:t>
      </w:r>
    </w:p>
    <w:p w14:paraId="215B2350" w14:textId="77777777" w:rsidR="00D24A07" w:rsidRDefault="00000000">
      <w:pPr>
        <w:spacing w:line="360" w:lineRule="auto"/>
        <w:ind w:firstLineChars="200" w:firstLine="560"/>
        <w:rPr>
          <w:sz w:val="24"/>
        </w:rPr>
      </w:pPr>
      <w:r>
        <w:rPr>
          <w:rFonts w:eastAsia="黑体"/>
          <w:noProof/>
          <w:sz w:val="28"/>
          <w:szCs w:val="28"/>
        </w:rPr>
        <mc:AlternateContent>
          <mc:Choice Requires="wps">
            <w:drawing>
              <wp:anchor distT="0" distB="0" distL="114300" distR="114300" simplePos="0" relativeHeight="251675648" behindDoc="0" locked="0" layoutInCell="1" allowOverlap="1" wp14:anchorId="12679800" wp14:editId="2B3EEE8D">
                <wp:simplePos x="0" y="0"/>
                <wp:positionH relativeFrom="column">
                  <wp:posOffset>4727575</wp:posOffset>
                </wp:positionH>
                <wp:positionV relativeFrom="paragraph">
                  <wp:posOffset>240030</wp:posOffset>
                </wp:positionV>
                <wp:extent cx="1654810" cy="428625"/>
                <wp:effectExtent l="6350" t="349885" r="15240" b="21590"/>
                <wp:wrapNone/>
                <wp:docPr id="31" name="矩形标注 2"/>
                <wp:cNvGraphicFramePr/>
                <a:graphic xmlns:a="http://schemas.openxmlformats.org/drawingml/2006/main">
                  <a:graphicData uri="http://schemas.microsoft.com/office/word/2010/wordprocessingShape">
                    <wps:wsp>
                      <wps:cNvSpPr/>
                      <wps:spPr>
                        <a:xfrm>
                          <a:off x="0" y="0"/>
                          <a:ext cx="1654810" cy="428625"/>
                        </a:xfrm>
                        <a:prstGeom prst="wedgeRoundRectCallout">
                          <a:avLst>
                            <a:gd name="adj1" fmla="val 8940"/>
                            <a:gd name="adj2" fmla="val -128518"/>
                            <a:gd name="adj3" fmla="val 16667"/>
                          </a:avLst>
                        </a:prstGeom>
                        <a:noFill/>
                        <a:ln w="12700" cap="flat" cmpd="sng">
                          <a:solidFill>
                            <a:srgbClr val="000000"/>
                          </a:solidFill>
                          <a:prstDash val="solid"/>
                          <a:miter/>
                          <a:headEnd type="none" w="med" len="med"/>
                          <a:tailEnd type="none" w="med" len="med"/>
                        </a:ln>
                      </wps:spPr>
                      <wps:txbx>
                        <w:txbxContent>
                          <w:p w14:paraId="2A741580" w14:textId="77777777" w:rsidR="00D24A07" w:rsidRDefault="00000000">
                            <w:pPr>
                              <w:rPr>
                                <w:sz w:val="24"/>
                              </w:rPr>
                            </w:pPr>
                            <w:r>
                              <w:rPr>
                                <w:rFonts w:hint="eastAsia"/>
                                <w:sz w:val="24"/>
                              </w:rPr>
                              <w:t>引用参考文献的标识</w:t>
                            </w:r>
                          </w:p>
                        </w:txbxContent>
                      </wps:txbx>
                      <wps:bodyPr vert="horz" wrap="square" anchor="ctr" anchorCtr="0" upright="1"/>
                    </wps:wsp>
                  </a:graphicData>
                </a:graphic>
              </wp:anchor>
            </w:drawing>
          </mc:Choice>
          <mc:Fallback>
            <w:pict>
              <v:shape w14:anchorId="12679800" id="_x0000_s1076" type="#_x0000_t62" style="position:absolute;left:0;text-align:left;margin-left:372.25pt;margin-top:18.9pt;width:130.3pt;height:33.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" adj="12731,-16960" filled="f" strokeweight="1pt">
                <v:textbox>
                  <w:txbxContent>
                    <w:p w14:paraId="2A741580" w14:textId="77777777" w:rsidR="00D24A07" w:rsidRDefault="00000000">
                      <w:pPr>
                        <w:rPr>
                          <w:sz w:val="24"/>
                        </w:rPr>
                      </w:pPr>
                      <w:r>
                        <w:rPr>
                          <w:rFonts w:hint="eastAsia"/>
                          <w:sz w:val="24"/>
                        </w:rPr>
                        <w:t>引用参考文献的标识</w:t>
                      </w:r>
                    </w:p>
                  </w:txbxContent>
                </v:textbox>
              </v:shape>
            </w:pict>
          </mc:Fallback>
        </mc:AlternateContent>
      </w:r>
      <w:r>
        <w:rPr>
          <w:sz w:val="24"/>
        </w:rPr>
        <w:t>.............</w:t>
      </w:r>
    </w:p>
    <w:p w14:paraId="406684D6" w14:textId="77777777" w:rsidR="00D24A07" w:rsidRDefault="00D24A07">
      <w:pPr>
        <w:spacing w:line="360" w:lineRule="auto"/>
        <w:ind w:firstLineChars="200" w:firstLine="480"/>
        <w:rPr>
          <w:color w:val="000000"/>
          <w:sz w:val="24"/>
        </w:rPr>
      </w:pPr>
    </w:p>
    <w:p w14:paraId="3802D83D" w14:textId="77777777" w:rsidR="00D24A07" w:rsidRDefault="00D24A07">
      <w:pPr>
        <w:spacing w:line="360" w:lineRule="auto"/>
        <w:ind w:firstLineChars="200" w:firstLine="480"/>
        <w:rPr>
          <w:color w:val="000000"/>
          <w:sz w:val="24"/>
        </w:rPr>
      </w:pPr>
    </w:p>
    <w:p w14:paraId="602E7579" w14:textId="77777777" w:rsidR="00D24A07" w:rsidRDefault="00D24A07">
      <w:pPr>
        <w:spacing w:line="360" w:lineRule="auto"/>
        <w:ind w:firstLineChars="200" w:firstLine="480"/>
        <w:rPr>
          <w:color w:val="000000"/>
          <w:sz w:val="24"/>
        </w:rPr>
      </w:pPr>
    </w:p>
    <w:p w14:paraId="715D9093" w14:textId="77777777" w:rsidR="00D24A07" w:rsidRDefault="00000000">
      <w:pPr>
        <w:spacing w:line="360" w:lineRule="auto"/>
        <w:ind w:firstLineChars="196" w:firstLine="412"/>
        <w:jc w:val="center"/>
        <w:rPr>
          <w:rFonts w:eastAsia="黑体"/>
        </w:rPr>
      </w:pPr>
      <w:r>
        <w:rPr>
          <w:noProof/>
        </w:rPr>
        <mc:AlternateContent>
          <mc:Choice Requires="wps">
            <w:drawing>
              <wp:anchor distT="0" distB="0" distL="114300" distR="114300" simplePos="0" relativeHeight="251676672" behindDoc="0" locked="0" layoutInCell="1" allowOverlap="1" wp14:anchorId="285253B1" wp14:editId="7961772D">
                <wp:simplePos x="0" y="0"/>
                <wp:positionH relativeFrom="column">
                  <wp:posOffset>3934460</wp:posOffset>
                </wp:positionH>
                <wp:positionV relativeFrom="paragraph">
                  <wp:posOffset>2692400</wp:posOffset>
                </wp:positionV>
                <wp:extent cx="1304925" cy="810260"/>
                <wp:effectExtent l="402590" t="6350" r="6985" b="97790"/>
                <wp:wrapNone/>
                <wp:docPr id="32" name="矩形标注 3"/>
                <wp:cNvGraphicFramePr/>
                <a:graphic xmlns:a="http://schemas.openxmlformats.org/drawingml/2006/main">
                  <a:graphicData uri="http://schemas.microsoft.com/office/word/2010/wordprocessingShape">
                    <wps:wsp>
                      <wps:cNvSpPr/>
                      <wps:spPr>
                        <a:xfrm>
                          <a:off x="0" y="0"/>
                          <a:ext cx="1304925" cy="810260"/>
                        </a:xfrm>
                        <a:prstGeom prst="wedgeRoundRectCallout">
                          <a:avLst>
                            <a:gd name="adj1" fmla="val -78515"/>
                            <a:gd name="adj2" fmla="val 58729"/>
                            <a:gd name="adj3" fmla="val 16667"/>
                          </a:avLst>
                        </a:prstGeom>
                        <a:noFill/>
                        <a:ln w="12700" cap="flat" cmpd="sng">
                          <a:solidFill>
                            <a:srgbClr val="000000"/>
                          </a:solidFill>
                          <a:prstDash val="solid"/>
                          <a:miter/>
                          <a:headEnd type="none" w="med" len="med"/>
                          <a:tailEnd type="none" w="med" len="med"/>
                        </a:ln>
                      </wps:spPr>
                      <wps:txbx>
                        <w:txbxContent>
                          <w:p w14:paraId="684ABA87" w14:textId="77777777" w:rsidR="00D24A07" w:rsidRDefault="00000000">
                            <w:pPr>
                              <w:jc w:val="left"/>
                              <w:rPr>
                                <w:rFonts w:eastAsia="仿宋"/>
                                <w:color w:val="FF0000"/>
                                <w:sz w:val="24"/>
                              </w:rPr>
                            </w:pPr>
                            <w:r>
                              <w:rPr>
                                <w:rFonts w:eastAsia="仿宋" w:hint="eastAsia"/>
                                <w:color w:val="FF0000"/>
                                <w:sz w:val="24"/>
                              </w:rPr>
                              <w:t>表要有表头</w:t>
                            </w:r>
                          </w:p>
                          <w:p w14:paraId="15E2C561" w14:textId="77777777" w:rsidR="00D24A07" w:rsidRDefault="00000000">
                            <w:pPr>
                              <w:jc w:val="left"/>
                              <w:rPr>
                                <w:rFonts w:eastAsia="仿宋"/>
                                <w:sz w:val="24"/>
                              </w:rPr>
                            </w:pPr>
                            <w:r>
                              <w:rPr>
                                <w:rFonts w:eastAsia="仿宋"/>
                                <w:sz w:val="24"/>
                              </w:rPr>
                              <w:t>黑体</w:t>
                            </w:r>
                            <w:r>
                              <w:rPr>
                                <w:rFonts w:eastAsia="仿宋" w:hint="eastAsia"/>
                                <w:sz w:val="24"/>
                              </w:rPr>
                              <w:t>五</w:t>
                            </w:r>
                            <w:r>
                              <w:rPr>
                                <w:rFonts w:eastAsia="仿宋"/>
                                <w:sz w:val="24"/>
                              </w:rPr>
                              <w:t>号</w:t>
                            </w:r>
                          </w:p>
                          <w:p w14:paraId="37BAE923" w14:textId="77777777" w:rsidR="00D24A07" w:rsidRDefault="00000000">
                            <w:pPr>
                              <w:jc w:val="left"/>
                              <w:rPr>
                                <w:rFonts w:eastAsia="仿宋"/>
                                <w:sz w:val="24"/>
                              </w:rPr>
                            </w:pPr>
                            <w:r>
                              <w:rPr>
                                <w:rFonts w:eastAsia="仿宋"/>
                                <w:sz w:val="24"/>
                              </w:rPr>
                              <w:t>居中</w:t>
                            </w:r>
                          </w:p>
                        </w:txbxContent>
                      </wps:txbx>
                      <wps:bodyPr vert="horz" wrap="square" anchor="ctr" anchorCtr="0" upright="1"/>
                    </wps:wsp>
                  </a:graphicData>
                </a:graphic>
              </wp:anchor>
            </w:drawing>
          </mc:Choice>
          <mc:Fallback>
            <w:pict>
              <v:shape w14:anchorId="285253B1" id="矩形标注 3" o:spid="_x0000_s1077" type="#_x0000_t62" style="position:absolute;left:0;text-align:left;margin-left:309.8pt;margin-top:212pt;width:102.75pt;height:63.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" adj="-6159,23485" filled="f" strokeweight="1pt">
                <v:textbox>
                  <w:txbxContent>
                    <w:p w14:paraId="684ABA87" w14:textId="77777777" w:rsidR="00D24A07" w:rsidRDefault="00000000">
                      <w:pPr>
                        <w:jc w:val="left"/>
                        <w:rPr>
                          <w:rFonts w:eastAsia="仿宋"/>
                          <w:color w:val="FF0000"/>
                          <w:sz w:val="24"/>
                        </w:rPr>
                      </w:pPr>
                      <w:r>
                        <w:rPr>
                          <w:rFonts w:eastAsia="仿宋" w:hint="eastAsia"/>
                          <w:color w:val="FF0000"/>
                          <w:sz w:val="24"/>
                        </w:rPr>
                        <w:t>表要有表头</w:t>
                      </w:r>
                    </w:p>
                    <w:p w14:paraId="15E2C561" w14:textId="77777777" w:rsidR="00D24A07" w:rsidRDefault="00000000">
                      <w:pPr>
                        <w:jc w:val="left"/>
                        <w:rPr>
                          <w:rFonts w:eastAsia="仿宋"/>
                          <w:sz w:val="24"/>
                        </w:rPr>
                      </w:pPr>
                      <w:r>
                        <w:rPr>
                          <w:rFonts w:eastAsia="仿宋"/>
                          <w:sz w:val="24"/>
                        </w:rPr>
                        <w:t>黑体</w:t>
                      </w:r>
                      <w:r>
                        <w:rPr>
                          <w:rFonts w:eastAsia="仿宋" w:hint="eastAsia"/>
                          <w:sz w:val="24"/>
                        </w:rPr>
                        <w:t>五</w:t>
                      </w:r>
                      <w:r>
                        <w:rPr>
                          <w:rFonts w:eastAsia="仿宋"/>
                          <w:sz w:val="24"/>
                        </w:rPr>
                        <w:t>号</w:t>
                      </w:r>
                    </w:p>
                    <w:p w14:paraId="37BAE923" w14:textId="77777777" w:rsidR="00D24A07" w:rsidRDefault="00000000">
                      <w:pPr>
                        <w:jc w:val="left"/>
                        <w:rPr>
                          <w:rFonts w:eastAsia="仿宋"/>
                          <w:sz w:val="24"/>
                        </w:rPr>
                      </w:pPr>
                      <w:r>
                        <w:rPr>
                          <w:rFonts w:eastAsia="仿宋"/>
                          <w:sz w:val="24"/>
                        </w:rPr>
                        <w:t>居中</w:t>
                      </w:r>
                    </w:p>
                  </w:txbxContent>
                </v:textbox>
              </v:shape>
            </w:pict>
          </mc:Fallback>
        </mc:AlternateContent>
      </w:r>
      <w:r>
        <w:rPr>
          <w:noProof/>
          <w:sz w:val="18"/>
        </w:rPr>
        <mc:AlternateContent>
          <mc:Choice Requires="wps">
            <w:drawing>
              <wp:anchor distT="0" distB="0" distL="114300" distR="114300" simplePos="0" relativeHeight="251673600" behindDoc="0" locked="0" layoutInCell="1" allowOverlap="1" wp14:anchorId="2B25FD4C" wp14:editId="6B732180">
                <wp:simplePos x="0" y="0"/>
                <wp:positionH relativeFrom="column">
                  <wp:posOffset>271780</wp:posOffset>
                </wp:positionH>
                <wp:positionV relativeFrom="paragraph">
                  <wp:posOffset>2824480</wp:posOffset>
                </wp:positionV>
                <wp:extent cx="1482090" cy="730250"/>
                <wp:effectExtent l="6350" t="116840" r="207010" b="10160"/>
                <wp:wrapNone/>
                <wp:docPr id="28" name="矩形标注 63"/>
                <wp:cNvGraphicFramePr/>
                <a:graphic xmlns:a="http://schemas.openxmlformats.org/drawingml/2006/main">
                  <a:graphicData uri="http://schemas.microsoft.com/office/word/2010/wordprocessingShape">
                    <wps:wsp>
                      <wps:cNvSpPr/>
                      <wps:spPr>
                        <a:xfrm>
                          <a:off x="0" y="0"/>
                          <a:ext cx="1482090" cy="730250"/>
                        </a:xfrm>
                        <a:prstGeom prst="wedgeRoundRectCallout">
                          <a:avLst>
                            <a:gd name="adj1" fmla="val 59597"/>
                            <a:gd name="adj2" fmla="val -64174"/>
                            <a:gd name="adj3" fmla="val 16667"/>
                          </a:avLst>
                        </a:prstGeom>
                        <a:noFill/>
                        <a:ln w="12700" cap="flat" cmpd="sng">
                          <a:solidFill>
                            <a:srgbClr val="000000"/>
                          </a:solidFill>
                          <a:prstDash val="solid"/>
                          <a:miter/>
                          <a:headEnd type="none" w="med" len="med"/>
                          <a:tailEnd type="none" w="med" len="med"/>
                        </a:ln>
                      </wps:spPr>
                      <wps:txbx>
                        <w:txbxContent>
                          <w:p w14:paraId="3894908A" w14:textId="77777777" w:rsidR="00D24A07" w:rsidRDefault="00000000">
                            <w:pPr>
                              <w:rPr>
                                <w:rFonts w:eastAsia="仿宋"/>
                                <w:sz w:val="24"/>
                              </w:rPr>
                            </w:pPr>
                            <w:r>
                              <w:rPr>
                                <w:rFonts w:eastAsia="仿宋" w:hint="eastAsia"/>
                                <w:color w:val="FF0000"/>
                                <w:sz w:val="24"/>
                              </w:rPr>
                              <w:t>图要有图名</w:t>
                            </w:r>
                          </w:p>
                          <w:p w14:paraId="3679E263" w14:textId="77777777" w:rsidR="00D24A07" w:rsidRDefault="00000000">
                            <w:pPr>
                              <w:rPr>
                                <w:rFonts w:eastAsia="仿宋"/>
                                <w:sz w:val="24"/>
                              </w:rPr>
                            </w:pPr>
                            <w:r>
                              <w:rPr>
                                <w:rFonts w:eastAsia="仿宋"/>
                                <w:sz w:val="24"/>
                              </w:rPr>
                              <w:t>黑体</w:t>
                            </w:r>
                            <w:r>
                              <w:rPr>
                                <w:rFonts w:eastAsia="仿宋" w:hint="eastAsia"/>
                                <w:sz w:val="24"/>
                              </w:rPr>
                              <w:t>五</w:t>
                            </w:r>
                            <w:r>
                              <w:rPr>
                                <w:rFonts w:eastAsia="仿宋"/>
                                <w:sz w:val="24"/>
                              </w:rPr>
                              <w:t>号</w:t>
                            </w:r>
                          </w:p>
                          <w:p w14:paraId="7CEECB26" w14:textId="77777777" w:rsidR="00D24A07" w:rsidRDefault="00000000">
                            <w:pPr>
                              <w:rPr>
                                <w:rFonts w:eastAsia="仿宋"/>
                                <w:sz w:val="24"/>
                              </w:rPr>
                            </w:pPr>
                            <w:r>
                              <w:rPr>
                                <w:rFonts w:eastAsia="仿宋"/>
                                <w:sz w:val="24"/>
                              </w:rPr>
                              <w:t>居中</w:t>
                            </w:r>
                          </w:p>
                        </w:txbxContent>
                      </wps:txbx>
                      <wps:bodyPr vert="horz" wrap="square" anchor="ctr" anchorCtr="0" upright="1"/>
                    </wps:wsp>
                  </a:graphicData>
                </a:graphic>
              </wp:anchor>
            </w:drawing>
          </mc:Choice>
          <mc:Fallback>
            <w:pict>
              <v:shape w14:anchorId="2B25FD4C" id="矩形标注 63" o:spid="_x0000_s1078" type="#_x0000_t62" style="position:absolute;left:0;text-align:left;margin-left:21.4pt;margin-top:222.4pt;width:116.7pt;height:5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" adj="23673,-3062" filled="f" strokeweight="1pt">
                <v:textbox>
                  <w:txbxContent>
                    <w:p w14:paraId="3894908A" w14:textId="77777777" w:rsidR="00D24A07" w:rsidRDefault="00000000">
                      <w:pPr>
                        <w:rPr>
                          <w:rFonts w:eastAsia="仿宋"/>
                          <w:sz w:val="24"/>
                        </w:rPr>
                      </w:pPr>
                      <w:r>
                        <w:rPr>
                          <w:rFonts w:eastAsia="仿宋" w:hint="eastAsia"/>
                          <w:color w:val="FF0000"/>
                          <w:sz w:val="24"/>
                        </w:rPr>
                        <w:t>图要有图名</w:t>
                      </w:r>
                    </w:p>
                    <w:p w14:paraId="3679E263" w14:textId="77777777" w:rsidR="00D24A07" w:rsidRDefault="00000000">
                      <w:pPr>
                        <w:rPr>
                          <w:rFonts w:eastAsia="仿宋"/>
                          <w:sz w:val="24"/>
                        </w:rPr>
                      </w:pPr>
                      <w:r>
                        <w:rPr>
                          <w:rFonts w:eastAsia="仿宋"/>
                          <w:sz w:val="24"/>
                        </w:rPr>
                        <w:t>黑体</w:t>
                      </w:r>
                      <w:r>
                        <w:rPr>
                          <w:rFonts w:eastAsia="仿宋" w:hint="eastAsia"/>
                          <w:sz w:val="24"/>
                        </w:rPr>
                        <w:t>五</w:t>
                      </w:r>
                      <w:r>
                        <w:rPr>
                          <w:rFonts w:eastAsia="仿宋"/>
                          <w:sz w:val="24"/>
                        </w:rPr>
                        <w:t>号</w:t>
                      </w:r>
                    </w:p>
                    <w:p w14:paraId="7CEECB26" w14:textId="77777777" w:rsidR="00D24A07" w:rsidRDefault="00000000">
                      <w:pPr>
                        <w:rPr>
                          <w:rFonts w:eastAsia="仿宋"/>
                          <w:sz w:val="24"/>
                        </w:rPr>
                      </w:pPr>
                      <w:r>
                        <w:rPr>
                          <w:rFonts w:eastAsia="仿宋"/>
                          <w:sz w:val="24"/>
                        </w:rPr>
                        <w:t>居中</w:t>
                      </w:r>
                    </w:p>
                  </w:txbxContent>
                </v:textbox>
              </v:shape>
            </w:pict>
          </mc:Fallback>
        </mc:AlternateContent>
      </w:r>
      <w:r>
        <w:rPr>
          <w:sz w:val="18"/>
        </w:rPr>
        <w:object w:dxaOrig="9303" w:dyaOrig="4029" w14:anchorId="3AD923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1pt;height:201.35pt" o:ole="">
            <v:imagedata r:id="rId14" o:title=""/>
            <o:lock v:ext="edit" aspectratio="f"/>
          </v:shape>
          <o:OLEObject Type="Embed" ProgID="Excel.Chart.8" ShapeID="_x0000_i1025" DrawAspect="Content" ObjectID="_1839249513" r:id="rId15"/>
        </w:object>
      </w:r>
      <w:r>
        <w:rPr>
          <w:rFonts w:eastAsia="黑体"/>
        </w:rPr>
        <w:t>图</w:t>
      </w:r>
      <w:r>
        <w:rPr>
          <w:rFonts w:eastAsia="黑体"/>
        </w:rPr>
        <w:t xml:space="preserve">1  </w:t>
      </w:r>
      <w:r>
        <w:rPr>
          <w:rFonts w:eastAsia="黑体"/>
        </w:rPr>
        <w:t>广州公园彩叶植物的数量</w:t>
      </w:r>
    </w:p>
    <w:p w14:paraId="2D804DA4" w14:textId="77777777" w:rsidR="00D24A07" w:rsidRDefault="00D24A07">
      <w:pPr>
        <w:spacing w:line="360" w:lineRule="auto"/>
      </w:pPr>
    </w:p>
    <w:p w14:paraId="2E2F5855" w14:textId="77777777" w:rsidR="00D24A07" w:rsidRDefault="00000000">
      <w:pPr>
        <w:spacing w:line="360" w:lineRule="auto"/>
        <w:ind w:firstLineChars="196" w:firstLine="412"/>
        <w:rPr>
          <w:color w:val="FF0000"/>
          <w:sz w:val="24"/>
        </w:rPr>
      </w:pPr>
      <w:r>
        <w:rPr>
          <w:noProof/>
        </w:rPr>
        <mc:AlternateContent>
          <mc:Choice Requires="wps">
            <w:drawing>
              <wp:anchor distT="0" distB="0" distL="114300" distR="114300" simplePos="0" relativeHeight="251674624" behindDoc="0" locked="0" layoutInCell="1" allowOverlap="1" wp14:anchorId="37465762" wp14:editId="20932677">
                <wp:simplePos x="0" y="0"/>
                <wp:positionH relativeFrom="column">
                  <wp:posOffset>5325110</wp:posOffset>
                </wp:positionH>
                <wp:positionV relativeFrom="paragraph">
                  <wp:posOffset>6350</wp:posOffset>
                </wp:positionV>
                <wp:extent cx="1216660" cy="467360"/>
                <wp:effectExtent l="19685" t="6350" r="20955" b="97790"/>
                <wp:wrapNone/>
                <wp:docPr id="30" name="矩形标注 71"/>
                <wp:cNvGraphicFramePr/>
                <a:graphic xmlns:a="http://schemas.openxmlformats.org/drawingml/2006/main">
                  <a:graphicData uri="http://schemas.microsoft.com/office/word/2010/wordprocessingShape">
                    <wps:wsp>
                      <wps:cNvSpPr/>
                      <wps:spPr>
                        <a:xfrm>
                          <a:off x="0" y="0"/>
                          <a:ext cx="1216660" cy="467360"/>
                        </a:xfrm>
                        <a:prstGeom prst="wedgeRoundRectCallout">
                          <a:avLst>
                            <a:gd name="adj1" fmla="val -47599"/>
                            <a:gd name="adj2" fmla="val 65760"/>
                            <a:gd name="adj3" fmla="val 16667"/>
                          </a:avLst>
                        </a:prstGeom>
                        <a:noFill/>
                        <a:ln w="12700" cap="flat" cmpd="sng">
                          <a:solidFill>
                            <a:srgbClr val="000000"/>
                          </a:solidFill>
                          <a:prstDash val="solid"/>
                          <a:miter/>
                          <a:headEnd type="none" w="med" len="med"/>
                          <a:tailEnd type="none" w="med" len="med"/>
                        </a:ln>
                      </wps:spPr>
                      <wps:txbx>
                        <w:txbxContent>
                          <w:p w14:paraId="0FF387A7" w14:textId="77777777" w:rsidR="00D24A07" w:rsidRDefault="00000000">
                            <w:pPr>
                              <w:jc w:val="center"/>
                              <w:rPr>
                                <w:rFonts w:ascii="仿宋" w:eastAsia="仿宋" w:hAnsi="仿宋" w:cs="仿宋" w:hint="eastAsia"/>
                                <w:sz w:val="24"/>
                              </w:rPr>
                            </w:pPr>
                            <w:r>
                              <w:rPr>
                                <w:rFonts w:ascii="仿宋" w:eastAsia="仿宋" w:hAnsi="仿宋" w:cs="仿宋" w:hint="eastAsia"/>
                                <w:sz w:val="24"/>
                              </w:rPr>
                              <w:t>采用三线表格</w:t>
                            </w:r>
                          </w:p>
                        </w:txbxContent>
                      </wps:txbx>
                      <wps:bodyPr vert="horz" wrap="square" anchor="ctr" anchorCtr="0" upright="1"/>
                    </wps:wsp>
                  </a:graphicData>
                </a:graphic>
              </wp:anchor>
            </w:drawing>
          </mc:Choice>
          <mc:Fallback>
            <w:pict>
              <v:shape w14:anchorId="37465762" id="矩形标注 71" o:spid="_x0000_s1079" type="#_x0000_t62" style="position:absolute;left:0;text-align:left;margin-left:419.3pt;margin-top:.5pt;width:95.8pt;height:36.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" adj="519,25004" filled="f" strokeweight="1pt">
                <v:textbox>
                  <w:txbxContent>
                    <w:p w14:paraId="0FF387A7" w14:textId="77777777" w:rsidR="00D24A07" w:rsidRDefault="00000000">
                      <w:pPr>
                        <w:jc w:val="center"/>
                        <w:rPr>
                          <w:rFonts w:ascii="仿宋" w:eastAsia="仿宋" w:hAnsi="仿宋" w:cs="仿宋" w:hint="eastAsia"/>
                          <w:sz w:val="24"/>
                        </w:rPr>
                      </w:pPr>
                      <w:r>
                        <w:rPr>
                          <w:rFonts w:ascii="仿宋" w:eastAsia="仿宋" w:hAnsi="仿宋" w:cs="仿宋" w:hint="eastAsia"/>
                          <w:sz w:val="24"/>
                        </w:rPr>
                        <w:t>采用三线表格</w:t>
                      </w:r>
                    </w:p>
                  </w:txbxContent>
                </v:textbox>
              </v:shape>
            </w:pict>
          </mc:Fallback>
        </mc:AlternateContent>
      </w:r>
    </w:p>
    <w:p w14:paraId="695C80DB" w14:textId="77777777" w:rsidR="00D24A07" w:rsidRDefault="00000000">
      <w:pPr>
        <w:spacing w:line="360" w:lineRule="auto"/>
        <w:ind w:firstLineChars="196" w:firstLine="412"/>
        <w:jc w:val="center"/>
        <w:rPr>
          <w:rFonts w:eastAsia="黑体"/>
        </w:rPr>
      </w:pPr>
      <w:r>
        <w:rPr>
          <w:rFonts w:eastAsia="黑体"/>
        </w:rPr>
        <w:t>表</w:t>
      </w:r>
      <w:r>
        <w:rPr>
          <w:rFonts w:eastAsia="黑体"/>
        </w:rPr>
        <w:t xml:space="preserve">1  </w:t>
      </w:r>
      <w:r>
        <w:rPr>
          <w:rFonts w:eastAsia="黑体"/>
        </w:rPr>
        <w:t>广州公园彩叶植物的结构组成</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951"/>
        <w:gridCol w:w="1718"/>
        <w:gridCol w:w="1835"/>
        <w:gridCol w:w="1835"/>
        <w:gridCol w:w="1835"/>
      </w:tblGrid>
      <w:tr w:rsidR="00D24A07" w14:paraId="7D6B9BA3" w14:textId="77777777">
        <w:tc>
          <w:tcPr>
            <w:tcW w:w="1951" w:type="dxa"/>
            <w:tcBorders>
              <w:top w:val="single" w:sz="12" w:space="0" w:color="auto"/>
              <w:left w:val="nil"/>
              <w:bottom w:val="single" w:sz="4" w:space="0" w:color="auto"/>
              <w:right w:val="nil"/>
              <w:tl2br w:val="nil"/>
              <w:tr2bl w:val="nil"/>
            </w:tcBorders>
          </w:tcPr>
          <w:p w14:paraId="1CC83271" w14:textId="77777777" w:rsidR="00D24A07" w:rsidRDefault="00D24A07">
            <w:pPr>
              <w:spacing w:line="360" w:lineRule="auto"/>
              <w:jc w:val="center"/>
              <w:rPr>
                <w:color w:val="000000"/>
                <w:kern w:val="0"/>
                <w:sz w:val="18"/>
              </w:rPr>
            </w:pPr>
          </w:p>
        </w:tc>
        <w:tc>
          <w:tcPr>
            <w:tcW w:w="1718" w:type="dxa"/>
            <w:tcBorders>
              <w:top w:val="single" w:sz="12" w:space="0" w:color="auto"/>
              <w:left w:val="nil"/>
              <w:bottom w:val="single" w:sz="4" w:space="0" w:color="auto"/>
              <w:right w:val="nil"/>
              <w:tl2br w:val="nil"/>
              <w:tr2bl w:val="nil"/>
            </w:tcBorders>
          </w:tcPr>
          <w:p w14:paraId="4743ED92" w14:textId="77777777" w:rsidR="00D24A07" w:rsidRDefault="00000000">
            <w:pPr>
              <w:spacing w:line="360" w:lineRule="auto"/>
              <w:jc w:val="center"/>
              <w:rPr>
                <w:color w:val="000000"/>
                <w:kern w:val="0"/>
                <w:sz w:val="18"/>
              </w:rPr>
            </w:pPr>
            <w:r>
              <w:rPr>
                <w:color w:val="000000"/>
                <w:kern w:val="0"/>
                <w:sz w:val="18"/>
              </w:rPr>
              <w:t>乔木</w:t>
            </w:r>
          </w:p>
        </w:tc>
        <w:tc>
          <w:tcPr>
            <w:tcW w:w="1835" w:type="dxa"/>
            <w:tcBorders>
              <w:top w:val="single" w:sz="12" w:space="0" w:color="auto"/>
              <w:left w:val="nil"/>
              <w:bottom w:val="single" w:sz="4" w:space="0" w:color="auto"/>
              <w:right w:val="nil"/>
              <w:tl2br w:val="nil"/>
              <w:tr2bl w:val="nil"/>
            </w:tcBorders>
          </w:tcPr>
          <w:p w14:paraId="13FDCFAF" w14:textId="77777777" w:rsidR="00D24A07" w:rsidRDefault="00000000">
            <w:pPr>
              <w:spacing w:line="360" w:lineRule="auto"/>
              <w:jc w:val="center"/>
              <w:rPr>
                <w:color w:val="000000"/>
                <w:kern w:val="0"/>
                <w:sz w:val="18"/>
              </w:rPr>
            </w:pPr>
            <w:r>
              <w:rPr>
                <w:color w:val="000000"/>
                <w:kern w:val="0"/>
                <w:sz w:val="18"/>
              </w:rPr>
              <w:t>灌木</w:t>
            </w:r>
          </w:p>
        </w:tc>
        <w:tc>
          <w:tcPr>
            <w:tcW w:w="1835" w:type="dxa"/>
            <w:tcBorders>
              <w:top w:val="single" w:sz="12" w:space="0" w:color="auto"/>
              <w:left w:val="nil"/>
              <w:bottom w:val="single" w:sz="4" w:space="0" w:color="auto"/>
              <w:right w:val="nil"/>
              <w:tl2br w:val="nil"/>
              <w:tr2bl w:val="nil"/>
            </w:tcBorders>
          </w:tcPr>
          <w:p w14:paraId="0B1537A8" w14:textId="77777777" w:rsidR="00D24A07" w:rsidRDefault="00000000">
            <w:pPr>
              <w:spacing w:line="360" w:lineRule="auto"/>
              <w:jc w:val="center"/>
              <w:rPr>
                <w:color w:val="000000"/>
                <w:kern w:val="0"/>
                <w:sz w:val="18"/>
              </w:rPr>
            </w:pPr>
            <w:r>
              <w:rPr>
                <w:color w:val="000000"/>
                <w:kern w:val="0"/>
                <w:sz w:val="18"/>
              </w:rPr>
              <w:t>草本</w:t>
            </w:r>
          </w:p>
        </w:tc>
        <w:tc>
          <w:tcPr>
            <w:tcW w:w="1835" w:type="dxa"/>
            <w:tcBorders>
              <w:top w:val="single" w:sz="12" w:space="0" w:color="auto"/>
              <w:left w:val="nil"/>
              <w:bottom w:val="single" w:sz="4" w:space="0" w:color="auto"/>
              <w:right w:val="nil"/>
              <w:tl2br w:val="nil"/>
              <w:tr2bl w:val="nil"/>
            </w:tcBorders>
          </w:tcPr>
          <w:p w14:paraId="4804DBA8" w14:textId="77777777" w:rsidR="00D24A07" w:rsidRDefault="00000000">
            <w:pPr>
              <w:spacing w:line="360" w:lineRule="auto"/>
              <w:jc w:val="center"/>
              <w:rPr>
                <w:color w:val="000000"/>
                <w:kern w:val="0"/>
                <w:sz w:val="18"/>
              </w:rPr>
            </w:pPr>
            <w:r>
              <w:rPr>
                <w:color w:val="000000"/>
                <w:kern w:val="0"/>
                <w:sz w:val="18"/>
              </w:rPr>
              <w:t>藤本</w:t>
            </w:r>
          </w:p>
        </w:tc>
      </w:tr>
      <w:tr w:rsidR="00D24A07" w14:paraId="71D37E48" w14:textId="77777777">
        <w:trPr>
          <w:trHeight w:val="501"/>
        </w:trPr>
        <w:tc>
          <w:tcPr>
            <w:tcW w:w="1951" w:type="dxa"/>
            <w:tcBorders>
              <w:top w:val="single" w:sz="4" w:space="0" w:color="auto"/>
              <w:left w:val="nil"/>
              <w:bottom w:val="nil"/>
              <w:right w:val="nil"/>
              <w:tl2br w:val="nil"/>
              <w:tr2bl w:val="nil"/>
            </w:tcBorders>
          </w:tcPr>
          <w:p w14:paraId="243EB3BA" w14:textId="77777777" w:rsidR="00D24A07" w:rsidRDefault="00000000">
            <w:pPr>
              <w:spacing w:line="360" w:lineRule="auto"/>
              <w:jc w:val="center"/>
              <w:rPr>
                <w:color w:val="000000"/>
                <w:kern w:val="0"/>
                <w:sz w:val="18"/>
              </w:rPr>
            </w:pPr>
            <w:proofErr w:type="gramStart"/>
            <w:r>
              <w:rPr>
                <w:color w:val="000000"/>
                <w:kern w:val="0"/>
                <w:sz w:val="18"/>
              </w:rPr>
              <w:t>斑色叶类</w:t>
            </w:r>
            <w:proofErr w:type="gramEnd"/>
          </w:p>
        </w:tc>
        <w:tc>
          <w:tcPr>
            <w:tcW w:w="1718" w:type="dxa"/>
            <w:tcBorders>
              <w:top w:val="single" w:sz="4" w:space="0" w:color="auto"/>
              <w:left w:val="nil"/>
              <w:bottom w:val="nil"/>
              <w:right w:val="nil"/>
              <w:tl2br w:val="nil"/>
              <w:tr2bl w:val="nil"/>
            </w:tcBorders>
          </w:tcPr>
          <w:p w14:paraId="1481B59F" w14:textId="77777777" w:rsidR="00D24A07" w:rsidRDefault="00000000">
            <w:pPr>
              <w:spacing w:line="360" w:lineRule="auto"/>
              <w:jc w:val="center"/>
              <w:rPr>
                <w:color w:val="000000"/>
                <w:kern w:val="0"/>
                <w:sz w:val="18"/>
              </w:rPr>
            </w:pPr>
            <w:r>
              <w:rPr>
                <w:color w:val="000000"/>
                <w:kern w:val="0"/>
                <w:sz w:val="18"/>
              </w:rPr>
              <w:t>5</w:t>
            </w:r>
          </w:p>
        </w:tc>
        <w:tc>
          <w:tcPr>
            <w:tcW w:w="1835" w:type="dxa"/>
            <w:tcBorders>
              <w:top w:val="single" w:sz="4" w:space="0" w:color="auto"/>
              <w:left w:val="nil"/>
              <w:bottom w:val="nil"/>
              <w:right w:val="nil"/>
              <w:tl2br w:val="nil"/>
              <w:tr2bl w:val="nil"/>
            </w:tcBorders>
          </w:tcPr>
          <w:p w14:paraId="4F216070" w14:textId="77777777" w:rsidR="00D24A07" w:rsidRDefault="00000000">
            <w:pPr>
              <w:spacing w:line="360" w:lineRule="auto"/>
              <w:jc w:val="center"/>
              <w:rPr>
                <w:color w:val="000000"/>
                <w:kern w:val="0"/>
                <w:sz w:val="18"/>
              </w:rPr>
            </w:pPr>
            <w:r>
              <w:rPr>
                <w:color w:val="000000"/>
                <w:kern w:val="0"/>
                <w:sz w:val="18"/>
              </w:rPr>
              <w:t>31</w:t>
            </w:r>
          </w:p>
        </w:tc>
        <w:tc>
          <w:tcPr>
            <w:tcW w:w="1835" w:type="dxa"/>
            <w:tcBorders>
              <w:top w:val="single" w:sz="4" w:space="0" w:color="auto"/>
              <w:left w:val="nil"/>
              <w:bottom w:val="nil"/>
              <w:right w:val="nil"/>
              <w:tl2br w:val="nil"/>
              <w:tr2bl w:val="nil"/>
            </w:tcBorders>
          </w:tcPr>
          <w:p w14:paraId="4E7D940F" w14:textId="77777777" w:rsidR="00D24A07" w:rsidRDefault="00000000">
            <w:pPr>
              <w:spacing w:line="360" w:lineRule="auto"/>
              <w:jc w:val="center"/>
              <w:rPr>
                <w:color w:val="000000"/>
                <w:kern w:val="0"/>
                <w:sz w:val="18"/>
              </w:rPr>
            </w:pPr>
            <w:r>
              <w:rPr>
                <w:color w:val="000000"/>
                <w:kern w:val="0"/>
                <w:sz w:val="18"/>
              </w:rPr>
              <w:t>12</w:t>
            </w:r>
          </w:p>
        </w:tc>
        <w:tc>
          <w:tcPr>
            <w:tcW w:w="1835" w:type="dxa"/>
            <w:tcBorders>
              <w:top w:val="single" w:sz="4" w:space="0" w:color="auto"/>
              <w:left w:val="nil"/>
              <w:bottom w:val="nil"/>
              <w:right w:val="nil"/>
              <w:tl2br w:val="nil"/>
              <w:tr2bl w:val="nil"/>
            </w:tcBorders>
          </w:tcPr>
          <w:p w14:paraId="42A5E874" w14:textId="77777777" w:rsidR="00D24A07" w:rsidRDefault="00000000">
            <w:pPr>
              <w:spacing w:line="360" w:lineRule="auto"/>
              <w:jc w:val="center"/>
              <w:rPr>
                <w:color w:val="000000"/>
                <w:kern w:val="0"/>
                <w:sz w:val="18"/>
              </w:rPr>
            </w:pPr>
            <w:r>
              <w:rPr>
                <w:color w:val="000000"/>
                <w:kern w:val="0"/>
                <w:sz w:val="18"/>
              </w:rPr>
              <w:t>1</w:t>
            </w:r>
          </w:p>
        </w:tc>
      </w:tr>
      <w:tr w:rsidR="00D24A07" w14:paraId="19C3528A" w14:textId="77777777">
        <w:tc>
          <w:tcPr>
            <w:tcW w:w="1951" w:type="dxa"/>
            <w:tcBorders>
              <w:top w:val="nil"/>
              <w:left w:val="nil"/>
              <w:bottom w:val="nil"/>
              <w:right w:val="nil"/>
              <w:tl2br w:val="nil"/>
              <w:tr2bl w:val="nil"/>
            </w:tcBorders>
          </w:tcPr>
          <w:p w14:paraId="59A08FAF" w14:textId="77777777" w:rsidR="00D24A07" w:rsidRDefault="00000000">
            <w:pPr>
              <w:spacing w:line="360" w:lineRule="auto"/>
              <w:jc w:val="center"/>
              <w:rPr>
                <w:color w:val="000000"/>
                <w:kern w:val="0"/>
                <w:sz w:val="18"/>
              </w:rPr>
            </w:pPr>
            <w:r>
              <w:rPr>
                <w:color w:val="000000"/>
                <w:kern w:val="0"/>
                <w:sz w:val="18"/>
              </w:rPr>
              <w:t>秋色叶类</w:t>
            </w:r>
          </w:p>
        </w:tc>
        <w:tc>
          <w:tcPr>
            <w:tcW w:w="1718" w:type="dxa"/>
            <w:tcBorders>
              <w:top w:val="nil"/>
              <w:left w:val="nil"/>
              <w:bottom w:val="nil"/>
              <w:right w:val="nil"/>
              <w:tl2br w:val="nil"/>
              <w:tr2bl w:val="nil"/>
            </w:tcBorders>
          </w:tcPr>
          <w:p w14:paraId="7FB50C67" w14:textId="77777777" w:rsidR="00D24A07" w:rsidRDefault="00000000">
            <w:pPr>
              <w:spacing w:line="360" w:lineRule="auto"/>
              <w:jc w:val="center"/>
              <w:rPr>
                <w:color w:val="000000"/>
                <w:kern w:val="0"/>
                <w:sz w:val="18"/>
              </w:rPr>
            </w:pPr>
            <w:r>
              <w:rPr>
                <w:color w:val="000000"/>
                <w:kern w:val="0"/>
                <w:sz w:val="18"/>
              </w:rPr>
              <w:t>20</w:t>
            </w:r>
          </w:p>
        </w:tc>
        <w:tc>
          <w:tcPr>
            <w:tcW w:w="1835" w:type="dxa"/>
            <w:tcBorders>
              <w:top w:val="nil"/>
              <w:left w:val="nil"/>
              <w:bottom w:val="nil"/>
              <w:right w:val="nil"/>
              <w:tl2br w:val="nil"/>
              <w:tr2bl w:val="nil"/>
            </w:tcBorders>
          </w:tcPr>
          <w:p w14:paraId="5FA9D7D5" w14:textId="77777777" w:rsidR="00D24A07" w:rsidRDefault="00000000">
            <w:pPr>
              <w:spacing w:line="360" w:lineRule="auto"/>
              <w:jc w:val="center"/>
              <w:rPr>
                <w:color w:val="000000"/>
                <w:kern w:val="0"/>
                <w:sz w:val="18"/>
              </w:rPr>
            </w:pPr>
            <w:r>
              <w:rPr>
                <w:color w:val="000000"/>
                <w:kern w:val="0"/>
                <w:sz w:val="18"/>
              </w:rPr>
              <w:t>5</w:t>
            </w:r>
          </w:p>
        </w:tc>
        <w:tc>
          <w:tcPr>
            <w:tcW w:w="1835" w:type="dxa"/>
            <w:tcBorders>
              <w:top w:val="nil"/>
              <w:left w:val="nil"/>
              <w:bottom w:val="nil"/>
              <w:right w:val="nil"/>
              <w:tl2br w:val="nil"/>
              <w:tr2bl w:val="nil"/>
            </w:tcBorders>
          </w:tcPr>
          <w:p w14:paraId="11C9EF82" w14:textId="77777777" w:rsidR="00D24A07" w:rsidRDefault="00000000">
            <w:pPr>
              <w:spacing w:line="360" w:lineRule="auto"/>
              <w:jc w:val="center"/>
              <w:rPr>
                <w:color w:val="000000"/>
                <w:kern w:val="0"/>
                <w:sz w:val="18"/>
              </w:rPr>
            </w:pPr>
            <w:r>
              <w:rPr>
                <w:color w:val="000000"/>
                <w:kern w:val="0"/>
                <w:sz w:val="18"/>
              </w:rPr>
              <w:t>0</w:t>
            </w:r>
          </w:p>
        </w:tc>
        <w:tc>
          <w:tcPr>
            <w:tcW w:w="1835" w:type="dxa"/>
            <w:tcBorders>
              <w:top w:val="nil"/>
              <w:left w:val="nil"/>
              <w:bottom w:val="nil"/>
              <w:right w:val="nil"/>
              <w:tl2br w:val="nil"/>
              <w:tr2bl w:val="nil"/>
            </w:tcBorders>
          </w:tcPr>
          <w:p w14:paraId="0AF5FBA3" w14:textId="77777777" w:rsidR="00D24A07" w:rsidRDefault="00000000">
            <w:pPr>
              <w:spacing w:line="360" w:lineRule="auto"/>
              <w:jc w:val="center"/>
              <w:rPr>
                <w:color w:val="000000"/>
                <w:kern w:val="0"/>
                <w:sz w:val="18"/>
              </w:rPr>
            </w:pPr>
            <w:r>
              <w:rPr>
                <w:color w:val="000000"/>
                <w:kern w:val="0"/>
                <w:sz w:val="18"/>
              </w:rPr>
              <w:t>1</w:t>
            </w:r>
          </w:p>
        </w:tc>
      </w:tr>
      <w:tr w:rsidR="00D24A07" w14:paraId="1BFB769B" w14:textId="77777777">
        <w:tc>
          <w:tcPr>
            <w:tcW w:w="1951" w:type="dxa"/>
            <w:tcBorders>
              <w:top w:val="nil"/>
              <w:left w:val="nil"/>
              <w:bottom w:val="nil"/>
              <w:right w:val="nil"/>
              <w:tl2br w:val="nil"/>
              <w:tr2bl w:val="nil"/>
            </w:tcBorders>
          </w:tcPr>
          <w:p w14:paraId="7542460E" w14:textId="77777777" w:rsidR="00D24A07" w:rsidRDefault="00000000">
            <w:pPr>
              <w:spacing w:line="360" w:lineRule="auto"/>
              <w:jc w:val="center"/>
              <w:rPr>
                <w:color w:val="000000"/>
                <w:kern w:val="0"/>
                <w:sz w:val="18"/>
              </w:rPr>
            </w:pPr>
            <w:proofErr w:type="gramStart"/>
            <w:r>
              <w:rPr>
                <w:color w:val="000000"/>
                <w:kern w:val="0"/>
                <w:sz w:val="18"/>
              </w:rPr>
              <w:t>常色叶类</w:t>
            </w:r>
            <w:proofErr w:type="gramEnd"/>
          </w:p>
        </w:tc>
        <w:tc>
          <w:tcPr>
            <w:tcW w:w="1718" w:type="dxa"/>
            <w:tcBorders>
              <w:top w:val="nil"/>
              <w:left w:val="nil"/>
              <w:bottom w:val="nil"/>
              <w:right w:val="nil"/>
              <w:tl2br w:val="nil"/>
              <w:tr2bl w:val="nil"/>
            </w:tcBorders>
          </w:tcPr>
          <w:p w14:paraId="0A8683B2" w14:textId="77777777" w:rsidR="00D24A07" w:rsidRDefault="00000000">
            <w:pPr>
              <w:spacing w:line="360" w:lineRule="auto"/>
              <w:jc w:val="center"/>
              <w:rPr>
                <w:color w:val="000000"/>
                <w:kern w:val="0"/>
                <w:sz w:val="18"/>
              </w:rPr>
            </w:pPr>
            <w:r>
              <w:rPr>
                <w:color w:val="000000"/>
                <w:kern w:val="0"/>
                <w:sz w:val="18"/>
              </w:rPr>
              <w:t>2</w:t>
            </w:r>
          </w:p>
        </w:tc>
        <w:tc>
          <w:tcPr>
            <w:tcW w:w="1835" w:type="dxa"/>
            <w:tcBorders>
              <w:top w:val="nil"/>
              <w:left w:val="nil"/>
              <w:bottom w:val="nil"/>
              <w:right w:val="nil"/>
              <w:tl2br w:val="nil"/>
              <w:tr2bl w:val="nil"/>
            </w:tcBorders>
          </w:tcPr>
          <w:p w14:paraId="6576F9D6" w14:textId="77777777" w:rsidR="00D24A07" w:rsidRDefault="00000000">
            <w:pPr>
              <w:spacing w:line="360" w:lineRule="auto"/>
              <w:jc w:val="center"/>
              <w:rPr>
                <w:color w:val="000000"/>
                <w:kern w:val="0"/>
                <w:sz w:val="18"/>
              </w:rPr>
            </w:pPr>
            <w:r>
              <w:rPr>
                <w:color w:val="000000"/>
                <w:kern w:val="0"/>
                <w:sz w:val="18"/>
              </w:rPr>
              <w:t>17</w:t>
            </w:r>
          </w:p>
        </w:tc>
        <w:tc>
          <w:tcPr>
            <w:tcW w:w="1835" w:type="dxa"/>
            <w:tcBorders>
              <w:top w:val="nil"/>
              <w:left w:val="nil"/>
              <w:bottom w:val="nil"/>
              <w:right w:val="nil"/>
              <w:tl2br w:val="nil"/>
              <w:tr2bl w:val="nil"/>
            </w:tcBorders>
          </w:tcPr>
          <w:p w14:paraId="205B6D19" w14:textId="77777777" w:rsidR="00D24A07" w:rsidRDefault="00000000">
            <w:pPr>
              <w:spacing w:line="360" w:lineRule="auto"/>
              <w:jc w:val="center"/>
              <w:rPr>
                <w:color w:val="000000"/>
                <w:kern w:val="0"/>
                <w:sz w:val="18"/>
              </w:rPr>
            </w:pPr>
            <w:r>
              <w:rPr>
                <w:color w:val="000000"/>
                <w:kern w:val="0"/>
                <w:sz w:val="18"/>
              </w:rPr>
              <w:t>10</w:t>
            </w:r>
          </w:p>
        </w:tc>
        <w:tc>
          <w:tcPr>
            <w:tcW w:w="1835" w:type="dxa"/>
            <w:tcBorders>
              <w:top w:val="nil"/>
              <w:left w:val="nil"/>
              <w:bottom w:val="nil"/>
              <w:right w:val="nil"/>
              <w:tl2br w:val="nil"/>
              <w:tr2bl w:val="nil"/>
            </w:tcBorders>
          </w:tcPr>
          <w:p w14:paraId="6E751033" w14:textId="77777777" w:rsidR="00D24A07" w:rsidRDefault="00000000">
            <w:pPr>
              <w:spacing w:line="360" w:lineRule="auto"/>
              <w:jc w:val="center"/>
              <w:rPr>
                <w:color w:val="000000"/>
                <w:kern w:val="0"/>
                <w:sz w:val="18"/>
              </w:rPr>
            </w:pPr>
            <w:r>
              <w:rPr>
                <w:color w:val="000000"/>
                <w:kern w:val="0"/>
                <w:sz w:val="18"/>
              </w:rPr>
              <w:t>0</w:t>
            </w:r>
          </w:p>
        </w:tc>
      </w:tr>
      <w:tr w:rsidR="00D24A07" w14:paraId="52AD8C42" w14:textId="77777777">
        <w:tc>
          <w:tcPr>
            <w:tcW w:w="1951" w:type="dxa"/>
            <w:tcBorders>
              <w:top w:val="nil"/>
              <w:left w:val="nil"/>
              <w:bottom w:val="nil"/>
              <w:right w:val="nil"/>
              <w:tl2br w:val="nil"/>
              <w:tr2bl w:val="nil"/>
            </w:tcBorders>
          </w:tcPr>
          <w:p w14:paraId="1901D860" w14:textId="77777777" w:rsidR="00D24A07" w:rsidRDefault="00000000">
            <w:pPr>
              <w:spacing w:line="360" w:lineRule="auto"/>
              <w:jc w:val="center"/>
              <w:rPr>
                <w:color w:val="000000"/>
                <w:kern w:val="0"/>
                <w:sz w:val="18"/>
              </w:rPr>
            </w:pPr>
            <w:r>
              <w:rPr>
                <w:color w:val="000000"/>
                <w:kern w:val="0"/>
                <w:sz w:val="18"/>
              </w:rPr>
              <w:t>春色叶及新叶有色类</w:t>
            </w:r>
          </w:p>
        </w:tc>
        <w:tc>
          <w:tcPr>
            <w:tcW w:w="1718" w:type="dxa"/>
            <w:tcBorders>
              <w:top w:val="nil"/>
              <w:left w:val="nil"/>
              <w:bottom w:val="nil"/>
              <w:right w:val="nil"/>
              <w:tl2br w:val="nil"/>
              <w:tr2bl w:val="nil"/>
            </w:tcBorders>
          </w:tcPr>
          <w:p w14:paraId="76D699F6" w14:textId="77777777" w:rsidR="00D24A07" w:rsidRDefault="00000000">
            <w:pPr>
              <w:spacing w:line="360" w:lineRule="auto"/>
              <w:jc w:val="center"/>
              <w:rPr>
                <w:color w:val="000000"/>
                <w:kern w:val="0"/>
                <w:sz w:val="18"/>
              </w:rPr>
            </w:pPr>
            <w:r>
              <w:rPr>
                <w:color w:val="000000"/>
                <w:kern w:val="0"/>
                <w:sz w:val="18"/>
              </w:rPr>
              <w:t>10</w:t>
            </w:r>
          </w:p>
        </w:tc>
        <w:tc>
          <w:tcPr>
            <w:tcW w:w="1835" w:type="dxa"/>
            <w:tcBorders>
              <w:top w:val="nil"/>
              <w:left w:val="nil"/>
              <w:bottom w:val="nil"/>
              <w:right w:val="nil"/>
              <w:tl2br w:val="nil"/>
              <w:tr2bl w:val="nil"/>
            </w:tcBorders>
          </w:tcPr>
          <w:p w14:paraId="21DD7053" w14:textId="77777777" w:rsidR="00D24A07" w:rsidRDefault="00000000">
            <w:pPr>
              <w:spacing w:line="360" w:lineRule="auto"/>
              <w:jc w:val="center"/>
              <w:rPr>
                <w:color w:val="000000"/>
                <w:kern w:val="0"/>
                <w:sz w:val="18"/>
              </w:rPr>
            </w:pPr>
            <w:r>
              <w:rPr>
                <w:color w:val="000000"/>
                <w:kern w:val="0"/>
                <w:sz w:val="18"/>
              </w:rPr>
              <w:t>8</w:t>
            </w:r>
          </w:p>
        </w:tc>
        <w:tc>
          <w:tcPr>
            <w:tcW w:w="1835" w:type="dxa"/>
            <w:tcBorders>
              <w:top w:val="nil"/>
              <w:left w:val="nil"/>
              <w:bottom w:val="nil"/>
              <w:right w:val="nil"/>
              <w:tl2br w:val="nil"/>
              <w:tr2bl w:val="nil"/>
            </w:tcBorders>
          </w:tcPr>
          <w:p w14:paraId="472AE0AA" w14:textId="77777777" w:rsidR="00D24A07" w:rsidRDefault="00000000">
            <w:pPr>
              <w:spacing w:line="360" w:lineRule="auto"/>
              <w:jc w:val="center"/>
              <w:rPr>
                <w:color w:val="000000"/>
                <w:kern w:val="0"/>
                <w:sz w:val="18"/>
              </w:rPr>
            </w:pPr>
            <w:r>
              <w:rPr>
                <w:color w:val="000000"/>
                <w:kern w:val="0"/>
                <w:sz w:val="18"/>
              </w:rPr>
              <w:t>0</w:t>
            </w:r>
          </w:p>
        </w:tc>
        <w:tc>
          <w:tcPr>
            <w:tcW w:w="1835" w:type="dxa"/>
            <w:tcBorders>
              <w:top w:val="nil"/>
              <w:left w:val="nil"/>
              <w:bottom w:val="nil"/>
              <w:right w:val="nil"/>
              <w:tl2br w:val="nil"/>
              <w:tr2bl w:val="nil"/>
            </w:tcBorders>
          </w:tcPr>
          <w:p w14:paraId="52F9C2A8" w14:textId="77777777" w:rsidR="00D24A07" w:rsidRDefault="00000000">
            <w:pPr>
              <w:spacing w:line="360" w:lineRule="auto"/>
              <w:jc w:val="center"/>
              <w:rPr>
                <w:color w:val="000000"/>
                <w:kern w:val="0"/>
                <w:sz w:val="18"/>
              </w:rPr>
            </w:pPr>
            <w:r>
              <w:rPr>
                <w:color w:val="000000"/>
                <w:kern w:val="0"/>
                <w:sz w:val="18"/>
              </w:rPr>
              <w:t>0</w:t>
            </w:r>
          </w:p>
        </w:tc>
      </w:tr>
      <w:tr w:rsidR="00D24A07" w14:paraId="73A6E57F" w14:textId="77777777">
        <w:tc>
          <w:tcPr>
            <w:tcW w:w="1951" w:type="dxa"/>
            <w:tcBorders>
              <w:top w:val="nil"/>
              <w:left w:val="nil"/>
              <w:bottom w:val="single" w:sz="12" w:space="0" w:color="auto"/>
              <w:right w:val="nil"/>
              <w:tl2br w:val="nil"/>
              <w:tr2bl w:val="nil"/>
            </w:tcBorders>
          </w:tcPr>
          <w:p w14:paraId="66EAA906" w14:textId="77777777" w:rsidR="00D24A07" w:rsidRDefault="00000000">
            <w:pPr>
              <w:spacing w:line="360" w:lineRule="auto"/>
              <w:jc w:val="center"/>
              <w:rPr>
                <w:color w:val="000000"/>
                <w:kern w:val="0"/>
                <w:sz w:val="18"/>
              </w:rPr>
            </w:pPr>
            <w:r>
              <w:rPr>
                <w:color w:val="000000"/>
                <w:kern w:val="0"/>
                <w:sz w:val="18"/>
              </w:rPr>
              <w:t>总数</w:t>
            </w:r>
          </w:p>
        </w:tc>
        <w:tc>
          <w:tcPr>
            <w:tcW w:w="1718" w:type="dxa"/>
            <w:tcBorders>
              <w:top w:val="nil"/>
              <w:left w:val="nil"/>
              <w:bottom w:val="single" w:sz="12" w:space="0" w:color="auto"/>
              <w:right w:val="nil"/>
              <w:tl2br w:val="nil"/>
              <w:tr2bl w:val="nil"/>
            </w:tcBorders>
          </w:tcPr>
          <w:p w14:paraId="53633E58" w14:textId="77777777" w:rsidR="00D24A07" w:rsidRDefault="00000000">
            <w:pPr>
              <w:spacing w:line="360" w:lineRule="auto"/>
              <w:jc w:val="center"/>
              <w:rPr>
                <w:color w:val="000000"/>
                <w:kern w:val="0"/>
                <w:sz w:val="18"/>
              </w:rPr>
            </w:pPr>
            <w:r>
              <w:rPr>
                <w:color w:val="000000"/>
                <w:kern w:val="0"/>
                <w:sz w:val="18"/>
              </w:rPr>
              <w:t>39</w:t>
            </w:r>
          </w:p>
        </w:tc>
        <w:tc>
          <w:tcPr>
            <w:tcW w:w="1835" w:type="dxa"/>
            <w:tcBorders>
              <w:top w:val="nil"/>
              <w:left w:val="nil"/>
              <w:bottom w:val="single" w:sz="12" w:space="0" w:color="auto"/>
              <w:right w:val="nil"/>
              <w:tl2br w:val="nil"/>
              <w:tr2bl w:val="nil"/>
            </w:tcBorders>
          </w:tcPr>
          <w:p w14:paraId="215B96C7" w14:textId="77777777" w:rsidR="00D24A07" w:rsidRDefault="00000000">
            <w:pPr>
              <w:spacing w:line="360" w:lineRule="auto"/>
              <w:jc w:val="center"/>
              <w:rPr>
                <w:color w:val="000000"/>
                <w:kern w:val="0"/>
                <w:sz w:val="18"/>
              </w:rPr>
            </w:pPr>
            <w:r>
              <w:rPr>
                <w:color w:val="000000"/>
                <w:kern w:val="0"/>
                <w:sz w:val="18"/>
              </w:rPr>
              <w:t>62</w:t>
            </w:r>
          </w:p>
        </w:tc>
        <w:tc>
          <w:tcPr>
            <w:tcW w:w="1835" w:type="dxa"/>
            <w:tcBorders>
              <w:top w:val="nil"/>
              <w:left w:val="nil"/>
              <w:bottom w:val="single" w:sz="12" w:space="0" w:color="auto"/>
              <w:right w:val="nil"/>
              <w:tl2br w:val="nil"/>
              <w:tr2bl w:val="nil"/>
            </w:tcBorders>
          </w:tcPr>
          <w:p w14:paraId="51B41DD8" w14:textId="77777777" w:rsidR="00D24A07" w:rsidRDefault="00000000">
            <w:pPr>
              <w:spacing w:line="360" w:lineRule="auto"/>
              <w:jc w:val="center"/>
              <w:rPr>
                <w:color w:val="000000"/>
                <w:kern w:val="0"/>
                <w:sz w:val="18"/>
              </w:rPr>
            </w:pPr>
            <w:r>
              <w:rPr>
                <w:color w:val="000000"/>
                <w:kern w:val="0"/>
                <w:sz w:val="18"/>
              </w:rPr>
              <w:t>30</w:t>
            </w:r>
          </w:p>
        </w:tc>
        <w:tc>
          <w:tcPr>
            <w:tcW w:w="1835" w:type="dxa"/>
            <w:tcBorders>
              <w:top w:val="nil"/>
              <w:left w:val="nil"/>
              <w:bottom w:val="single" w:sz="12" w:space="0" w:color="auto"/>
              <w:right w:val="nil"/>
              <w:tl2br w:val="nil"/>
              <w:tr2bl w:val="nil"/>
            </w:tcBorders>
          </w:tcPr>
          <w:p w14:paraId="05E9C13D" w14:textId="77777777" w:rsidR="00D24A07" w:rsidRDefault="00000000">
            <w:pPr>
              <w:spacing w:line="360" w:lineRule="auto"/>
              <w:jc w:val="center"/>
              <w:rPr>
                <w:color w:val="000000"/>
                <w:kern w:val="0"/>
                <w:sz w:val="18"/>
              </w:rPr>
            </w:pPr>
            <w:r>
              <w:rPr>
                <w:color w:val="000000"/>
                <w:kern w:val="0"/>
                <w:sz w:val="18"/>
              </w:rPr>
              <w:t>2</w:t>
            </w:r>
          </w:p>
        </w:tc>
      </w:tr>
    </w:tbl>
    <w:p w14:paraId="64BF3D02" w14:textId="77777777" w:rsidR="00D24A07" w:rsidRDefault="00D24A07"/>
    <w:p w14:paraId="179469F1" w14:textId="77777777" w:rsidR="00D24A07" w:rsidRDefault="00000000">
      <w:pPr>
        <w:pStyle w:val="2"/>
        <w:spacing w:line="360" w:lineRule="auto"/>
        <w:rPr>
          <w:rFonts w:ascii="Times New Roman" w:hAnsi="Times New Roman" w:cs="Times New Roman"/>
          <w:color w:val="000000"/>
          <w:sz w:val="24"/>
        </w:rPr>
      </w:pPr>
      <w:bookmarkStart w:id="6" w:name="_Toc389853960"/>
      <w:r>
        <w:rPr>
          <w:rFonts w:ascii="Times New Roman" w:hAnsi="Times New Roman" w:cs="Times New Roman"/>
          <w:noProof/>
          <w:sz w:val="28"/>
          <w:szCs w:val="28"/>
        </w:rPr>
        <w:lastRenderedPageBreak/>
        <mc:AlternateContent>
          <mc:Choice Requires="wps">
            <w:drawing>
              <wp:anchor distT="0" distB="0" distL="114300" distR="114300" simplePos="0" relativeHeight="251703296" behindDoc="0" locked="0" layoutInCell="1" allowOverlap="1" wp14:anchorId="4837713B" wp14:editId="11FFC1A6">
                <wp:simplePos x="0" y="0"/>
                <wp:positionH relativeFrom="column">
                  <wp:posOffset>3841115</wp:posOffset>
                </wp:positionH>
                <wp:positionV relativeFrom="paragraph">
                  <wp:posOffset>-203835</wp:posOffset>
                </wp:positionV>
                <wp:extent cx="1806575" cy="598805"/>
                <wp:effectExtent l="885190" t="6350" r="13335" b="23495"/>
                <wp:wrapNone/>
                <wp:docPr id="40" name="矩形标注 59"/>
                <wp:cNvGraphicFramePr/>
                <a:graphic xmlns:a="http://schemas.openxmlformats.org/drawingml/2006/main">
                  <a:graphicData uri="http://schemas.microsoft.com/office/word/2010/wordprocessingShape">
                    <wps:wsp>
                      <wps:cNvSpPr/>
                      <wps:spPr>
                        <a:xfrm>
                          <a:off x="0" y="0"/>
                          <a:ext cx="1806575" cy="598805"/>
                        </a:xfrm>
                        <a:prstGeom prst="wedgeRoundRectCallout">
                          <a:avLst>
                            <a:gd name="adj1" fmla="val -96186"/>
                            <a:gd name="adj2" fmla="val 265"/>
                            <a:gd name="adj3" fmla="val 16667"/>
                          </a:avLst>
                        </a:prstGeom>
                        <a:noFill/>
                        <a:ln w="12700" cap="flat" cmpd="sng">
                          <a:solidFill>
                            <a:srgbClr val="000000"/>
                          </a:solidFill>
                          <a:prstDash val="solid"/>
                          <a:miter/>
                          <a:headEnd type="none" w="med" len="med"/>
                          <a:tailEnd type="none" w="med" len="med"/>
                        </a:ln>
                      </wps:spPr>
                      <wps:txbx>
                        <w:txbxContent>
                          <w:p w14:paraId="1A8AF665" w14:textId="77777777" w:rsidR="00D24A07" w:rsidRDefault="00000000">
                            <w:pPr>
                              <w:jc w:val="left"/>
                              <w:rPr>
                                <w:rFonts w:eastAsia="仿宋"/>
                                <w:sz w:val="24"/>
                              </w:rPr>
                            </w:pPr>
                            <w:r>
                              <w:rPr>
                                <w:rFonts w:eastAsia="仿宋"/>
                                <w:sz w:val="24"/>
                              </w:rPr>
                              <w:t>二级标题：黑体小</w:t>
                            </w:r>
                            <w:r>
                              <w:rPr>
                                <w:rFonts w:eastAsia="仿宋" w:hint="eastAsia"/>
                                <w:sz w:val="24"/>
                              </w:rPr>
                              <w:t>四号</w:t>
                            </w:r>
                            <w:r>
                              <w:rPr>
                                <w:rFonts w:eastAsia="仿宋"/>
                                <w:sz w:val="24"/>
                              </w:rPr>
                              <w:t>左</w:t>
                            </w:r>
                            <w:r>
                              <w:rPr>
                                <w:rFonts w:eastAsia="仿宋" w:hint="eastAsia"/>
                                <w:sz w:val="24"/>
                              </w:rPr>
                              <w:t>对齐</w:t>
                            </w:r>
                          </w:p>
                        </w:txbxContent>
                      </wps:txbx>
                      <wps:bodyPr vert="horz" wrap="square" anchor="ctr" anchorCtr="0" upright="1"/>
                    </wps:wsp>
                  </a:graphicData>
                </a:graphic>
              </wp:anchor>
            </w:drawing>
          </mc:Choice>
          <mc:Fallback>
            <w:pict>
              <v:shape w14:anchorId="4837713B" id="_x0000_s1080" type="#_x0000_t62" style="position:absolute;left:0;text-align:left;margin-left:302.45pt;margin-top:-16.05pt;width:142.25pt;height:47.1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" adj="-9976,10857" filled="f" strokeweight="1pt">
                <v:textbox>
                  <w:txbxContent>
                    <w:p w14:paraId="1A8AF665" w14:textId="77777777" w:rsidR="00D24A07" w:rsidRDefault="00000000">
                      <w:pPr>
                        <w:jc w:val="left"/>
                        <w:rPr>
                          <w:rFonts w:eastAsia="仿宋"/>
                          <w:sz w:val="24"/>
                        </w:rPr>
                      </w:pPr>
                      <w:r>
                        <w:rPr>
                          <w:rFonts w:eastAsia="仿宋"/>
                          <w:sz w:val="24"/>
                        </w:rPr>
                        <w:t>二级标题：黑体小</w:t>
                      </w:r>
                      <w:r>
                        <w:rPr>
                          <w:rFonts w:eastAsia="仿宋" w:hint="eastAsia"/>
                          <w:sz w:val="24"/>
                        </w:rPr>
                        <w:t>四号</w:t>
                      </w:r>
                      <w:r>
                        <w:rPr>
                          <w:rFonts w:eastAsia="仿宋"/>
                          <w:sz w:val="24"/>
                        </w:rPr>
                        <w:t>左</w:t>
                      </w:r>
                      <w:r>
                        <w:rPr>
                          <w:rFonts w:eastAsia="仿宋" w:hint="eastAsia"/>
                          <w:sz w:val="24"/>
                        </w:rPr>
                        <w:t>对齐</w:t>
                      </w:r>
                    </w:p>
                  </w:txbxContent>
                </v:textbox>
              </v:shape>
            </w:pict>
          </mc:Fallback>
        </mc:AlternateContent>
      </w:r>
      <w:r>
        <w:rPr>
          <w:rFonts w:ascii="Times New Roman" w:hAnsi="Times New Roman" w:cs="Times New Roman"/>
          <w:noProof/>
          <w:sz w:val="24"/>
        </w:rPr>
        <mc:AlternateContent>
          <mc:Choice Requires="wps">
            <w:drawing>
              <wp:anchor distT="0" distB="0" distL="114300" distR="114300" simplePos="0" relativeHeight="251705344" behindDoc="1" locked="0" layoutInCell="1" allowOverlap="1" wp14:anchorId="1BB4AF49" wp14:editId="7DB53CE9">
                <wp:simplePos x="0" y="0"/>
                <wp:positionH relativeFrom="column">
                  <wp:posOffset>2371725</wp:posOffset>
                </wp:positionH>
                <wp:positionV relativeFrom="paragraph">
                  <wp:posOffset>-782320</wp:posOffset>
                </wp:positionV>
                <wp:extent cx="1407160" cy="1828800"/>
                <wp:effectExtent l="0" t="0" r="2540" b="0"/>
                <wp:wrapNone/>
                <wp:docPr id="42" name="文本框 42"/>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0DE3F059"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样张8</w:t>
                            </w:r>
                          </w:p>
                        </w:txbxContent>
                      </wps:txbx>
                      <wps:bodyPr vert="horz" wrap="square" anchor="t" anchorCtr="0" upright="1">
                        <a:spAutoFit/>
                      </wps:bodyPr>
                    </wps:wsp>
                  </a:graphicData>
                </a:graphic>
              </wp:anchor>
            </w:drawing>
          </mc:Choice>
          <mc:Fallback>
            <w:pict>
              <v:shape w14:anchorId="1BB4AF49" id="文本框 42" o:spid="_x0000_s1081" type="#_x0000_t202" style="position:absolute;left:0;text-align:left;margin-left:186.75pt;margin-top:-61.6pt;width:110.8pt;height:2in;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" stroked="f" strokeweight="1pt">
                <v:textbox style="mso-fit-shape-to-text:t">
                  <w:txbxContent>
                    <w:p w14:paraId="0DE3F059"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样张8</w:t>
                      </w:r>
                    </w:p>
                  </w:txbxContent>
                </v:textbox>
              </v:shape>
            </w:pict>
          </mc:Fallback>
        </mc:AlternateContent>
      </w:r>
      <w:r>
        <w:rPr>
          <w:rFonts w:ascii="Times New Roman" w:hAnsi="Times New Roman" w:cs="Times New Roman"/>
          <w:color w:val="000000"/>
          <w:sz w:val="24"/>
        </w:rPr>
        <w:t xml:space="preserve">4.5  </w:t>
      </w:r>
      <w:r>
        <w:rPr>
          <w:rFonts w:ascii="Times New Roman" w:hAnsi="Times New Roman" w:cs="Times New Roman"/>
          <w:color w:val="000000"/>
          <w:sz w:val="24"/>
        </w:rPr>
        <w:t>广州市公园彩叶植物的色彩种类与应用</w:t>
      </w:r>
      <w:bookmarkEnd w:id="6"/>
    </w:p>
    <w:p w14:paraId="33B111D3" w14:textId="77777777" w:rsidR="00D24A07" w:rsidRDefault="00000000">
      <w:pPr>
        <w:pStyle w:val="3"/>
        <w:spacing w:before="20" w:after="20" w:line="360" w:lineRule="auto"/>
        <w:rPr>
          <w:rFonts w:eastAsia="楷体_GB2312"/>
          <w:color w:val="000000"/>
          <w:sz w:val="24"/>
        </w:rPr>
      </w:pPr>
      <w:bookmarkStart w:id="7" w:name="_Toc389853961"/>
      <w:r>
        <w:rPr>
          <w:rFonts w:eastAsia="黑体"/>
          <w:noProof/>
          <w:sz w:val="28"/>
          <w:szCs w:val="28"/>
        </w:rPr>
        <mc:AlternateContent>
          <mc:Choice Requires="wps">
            <w:drawing>
              <wp:anchor distT="0" distB="0" distL="114300" distR="114300" simplePos="0" relativeHeight="251704320" behindDoc="0" locked="0" layoutInCell="1" allowOverlap="1" wp14:anchorId="2CEEBC18" wp14:editId="5DB2AB86">
                <wp:simplePos x="0" y="0"/>
                <wp:positionH relativeFrom="column">
                  <wp:posOffset>2844165</wp:posOffset>
                </wp:positionH>
                <wp:positionV relativeFrom="paragraph">
                  <wp:posOffset>128905</wp:posOffset>
                </wp:positionV>
                <wp:extent cx="1806575" cy="598805"/>
                <wp:effectExtent l="821055" t="6350" r="20320" b="23495"/>
                <wp:wrapNone/>
                <wp:docPr id="41" name="矩形标注 59"/>
                <wp:cNvGraphicFramePr/>
                <a:graphic xmlns:a="http://schemas.openxmlformats.org/drawingml/2006/main">
                  <a:graphicData uri="http://schemas.microsoft.com/office/word/2010/wordprocessingShape">
                    <wps:wsp>
                      <wps:cNvSpPr/>
                      <wps:spPr>
                        <a:xfrm>
                          <a:off x="0" y="0"/>
                          <a:ext cx="1806575" cy="598805"/>
                        </a:xfrm>
                        <a:prstGeom prst="wedgeRoundRectCallout">
                          <a:avLst>
                            <a:gd name="adj1" fmla="val -92671"/>
                            <a:gd name="adj2" fmla="val -40031"/>
                            <a:gd name="adj3" fmla="val 16667"/>
                          </a:avLst>
                        </a:prstGeom>
                        <a:noFill/>
                        <a:ln w="12700" cap="flat" cmpd="sng">
                          <a:solidFill>
                            <a:srgbClr val="000000"/>
                          </a:solidFill>
                          <a:prstDash val="solid"/>
                          <a:miter/>
                          <a:headEnd type="none" w="med" len="med"/>
                          <a:tailEnd type="none" w="med" len="med"/>
                        </a:ln>
                      </wps:spPr>
                      <wps:txbx>
                        <w:txbxContent>
                          <w:p w14:paraId="1409EA40" w14:textId="77777777" w:rsidR="00D24A07" w:rsidRDefault="00000000">
                            <w:pPr>
                              <w:jc w:val="left"/>
                              <w:rPr>
                                <w:rFonts w:eastAsia="仿宋"/>
                                <w:sz w:val="24"/>
                              </w:rPr>
                            </w:pPr>
                            <w:r>
                              <w:rPr>
                                <w:rFonts w:eastAsia="仿宋" w:hint="eastAsia"/>
                                <w:sz w:val="24"/>
                              </w:rPr>
                              <w:t>三</w:t>
                            </w:r>
                            <w:r>
                              <w:rPr>
                                <w:rFonts w:eastAsia="仿宋"/>
                                <w:sz w:val="24"/>
                              </w:rPr>
                              <w:t>级标题：楷体小</w:t>
                            </w:r>
                            <w:r>
                              <w:rPr>
                                <w:rFonts w:eastAsia="仿宋" w:hint="eastAsia"/>
                                <w:sz w:val="24"/>
                              </w:rPr>
                              <w:t>四号</w:t>
                            </w:r>
                            <w:r>
                              <w:rPr>
                                <w:rFonts w:eastAsia="仿宋"/>
                                <w:sz w:val="24"/>
                              </w:rPr>
                              <w:t>左</w:t>
                            </w:r>
                            <w:r>
                              <w:rPr>
                                <w:rFonts w:eastAsia="仿宋" w:hint="eastAsia"/>
                                <w:sz w:val="24"/>
                              </w:rPr>
                              <w:t>对齐</w:t>
                            </w:r>
                          </w:p>
                        </w:txbxContent>
                      </wps:txbx>
                      <wps:bodyPr vert="horz" wrap="square" anchor="ctr" anchorCtr="0" upright="1"/>
                    </wps:wsp>
                  </a:graphicData>
                </a:graphic>
              </wp:anchor>
            </w:drawing>
          </mc:Choice>
          <mc:Fallback>
            <w:pict>
              <v:shape w14:anchorId="2CEEBC18" id="_x0000_s1082" type="#_x0000_t62" style="position:absolute;left:0;text-align:left;margin-left:223.95pt;margin-top:10.15pt;width:142.25pt;height:47.1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" adj="-9217,2153" filled="f" strokeweight="1pt">
                <v:textbox>
                  <w:txbxContent>
                    <w:p w14:paraId="1409EA40" w14:textId="77777777" w:rsidR="00D24A07" w:rsidRDefault="00000000">
                      <w:pPr>
                        <w:jc w:val="left"/>
                        <w:rPr>
                          <w:rFonts w:eastAsia="仿宋"/>
                          <w:sz w:val="24"/>
                        </w:rPr>
                      </w:pPr>
                      <w:r>
                        <w:rPr>
                          <w:rFonts w:eastAsia="仿宋" w:hint="eastAsia"/>
                          <w:sz w:val="24"/>
                        </w:rPr>
                        <w:t>三</w:t>
                      </w:r>
                      <w:r>
                        <w:rPr>
                          <w:rFonts w:eastAsia="仿宋"/>
                          <w:sz w:val="24"/>
                        </w:rPr>
                        <w:t>级标题：楷体小</w:t>
                      </w:r>
                      <w:r>
                        <w:rPr>
                          <w:rFonts w:eastAsia="仿宋" w:hint="eastAsia"/>
                          <w:sz w:val="24"/>
                        </w:rPr>
                        <w:t>四号</w:t>
                      </w:r>
                      <w:r>
                        <w:rPr>
                          <w:rFonts w:eastAsia="仿宋"/>
                          <w:sz w:val="24"/>
                        </w:rPr>
                        <w:t>左</w:t>
                      </w:r>
                      <w:r>
                        <w:rPr>
                          <w:rFonts w:eastAsia="仿宋" w:hint="eastAsia"/>
                          <w:sz w:val="24"/>
                        </w:rPr>
                        <w:t>对齐</w:t>
                      </w:r>
                    </w:p>
                  </w:txbxContent>
                </v:textbox>
              </v:shape>
            </w:pict>
          </mc:Fallback>
        </mc:AlternateContent>
      </w:r>
      <w:r>
        <w:rPr>
          <w:rFonts w:eastAsia="楷体_GB2312"/>
          <w:color w:val="000000"/>
          <w:sz w:val="24"/>
        </w:rPr>
        <w:t xml:space="preserve">4.5.1  </w:t>
      </w:r>
      <w:proofErr w:type="gramStart"/>
      <w:r>
        <w:rPr>
          <w:rFonts w:eastAsia="楷体_GB2312"/>
          <w:color w:val="000000"/>
          <w:sz w:val="24"/>
        </w:rPr>
        <w:t>斑色叶植物</w:t>
      </w:r>
      <w:proofErr w:type="gramEnd"/>
      <w:r>
        <w:rPr>
          <w:rFonts w:eastAsia="楷体_GB2312"/>
          <w:color w:val="000000"/>
          <w:sz w:val="24"/>
        </w:rPr>
        <w:t>的应用分析</w:t>
      </w:r>
      <w:bookmarkEnd w:id="7"/>
    </w:p>
    <w:p w14:paraId="2B05AC3D" w14:textId="77777777" w:rsidR="00D24A07" w:rsidRDefault="00D24A07">
      <w:pPr>
        <w:spacing w:line="360" w:lineRule="auto"/>
        <w:rPr>
          <w:rFonts w:eastAsia="楷体_GB2312"/>
          <w:color w:val="000000"/>
          <w:sz w:val="24"/>
        </w:rPr>
      </w:pPr>
    </w:p>
    <w:p w14:paraId="13AD58CF" w14:textId="77777777" w:rsidR="00D24A07" w:rsidRDefault="00000000">
      <w:pPr>
        <w:spacing w:line="360" w:lineRule="auto"/>
        <w:rPr>
          <w:rFonts w:eastAsia="楷体_GB2312"/>
          <w:color w:val="000000"/>
          <w:sz w:val="24"/>
        </w:rPr>
      </w:pPr>
      <w:r>
        <w:rPr>
          <w:rFonts w:eastAsia="楷体_GB2312"/>
          <w:color w:val="000000"/>
          <w:sz w:val="24"/>
        </w:rPr>
        <w:t>.........</w:t>
      </w:r>
    </w:p>
    <w:p w14:paraId="7C34BCF6" w14:textId="77777777" w:rsidR="00D24A07" w:rsidRDefault="00D24A07">
      <w:pPr>
        <w:rPr>
          <w:rFonts w:eastAsia="楷体_GB2312"/>
          <w:color w:val="000000"/>
          <w:sz w:val="24"/>
        </w:rPr>
      </w:pPr>
    </w:p>
    <w:p w14:paraId="0E421950" w14:textId="77777777" w:rsidR="00D24A07" w:rsidRDefault="00000000">
      <w:pPr>
        <w:spacing w:line="360" w:lineRule="auto"/>
        <w:ind w:firstLineChars="196" w:firstLine="353"/>
        <w:jc w:val="center"/>
        <w:rPr>
          <w:rFonts w:eastAsia="黑体"/>
          <w:color w:val="000000"/>
        </w:rPr>
      </w:pPr>
      <w:r>
        <w:rPr>
          <w:color w:val="000000"/>
          <w:sz w:val="18"/>
        </w:rPr>
        <w:object w:dxaOrig="9435" w:dyaOrig="4140" w14:anchorId="2A6B2679">
          <v:shape id="_x0000_i1026" type="#_x0000_t75" style="width:471.65pt;height:207.15pt" o:ole="">
            <v:imagedata r:id="rId16" o:title=""/>
            <o:lock v:ext="edit" aspectratio="f"/>
          </v:shape>
          <o:OLEObject Type="Embed" ProgID="Excel.Chart.8" ShapeID="_x0000_i1026" DrawAspect="Content" ObjectID="_1839249514" r:id="rId17"/>
        </w:object>
      </w:r>
      <w:r>
        <w:rPr>
          <w:rFonts w:eastAsia="黑体"/>
          <w:color w:val="000000"/>
        </w:rPr>
        <w:t>图</w:t>
      </w:r>
      <w:r>
        <w:rPr>
          <w:rFonts w:eastAsia="黑体"/>
          <w:color w:val="000000"/>
        </w:rPr>
        <w:t xml:space="preserve">19  </w:t>
      </w:r>
      <w:r>
        <w:rPr>
          <w:rFonts w:eastAsia="黑体"/>
          <w:color w:val="000000"/>
        </w:rPr>
        <w:t>各公园种植栽培变种的数量和比例</w:t>
      </w:r>
    </w:p>
    <w:p w14:paraId="18D1D3ED" w14:textId="77777777" w:rsidR="00D24A07" w:rsidRDefault="00D24A07">
      <w:pPr>
        <w:spacing w:line="360" w:lineRule="auto"/>
        <w:ind w:firstLineChars="196" w:firstLine="412"/>
        <w:jc w:val="center"/>
        <w:rPr>
          <w:rFonts w:eastAsia="黑体"/>
          <w:color w:val="000000"/>
        </w:rPr>
      </w:pPr>
    </w:p>
    <w:p w14:paraId="44BBF7F9" w14:textId="77777777" w:rsidR="00D24A07" w:rsidRDefault="00000000">
      <w:pPr>
        <w:spacing w:line="360" w:lineRule="auto"/>
        <w:rPr>
          <w:color w:val="000000"/>
          <w:sz w:val="24"/>
        </w:rPr>
      </w:pPr>
      <w:r>
        <w:rPr>
          <w:noProof/>
          <w:sz w:val="24"/>
        </w:rPr>
        <mc:AlternateContent>
          <mc:Choice Requires="wps">
            <w:drawing>
              <wp:anchor distT="0" distB="0" distL="114300" distR="114300" simplePos="0" relativeHeight="251661312" behindDoc="1" locked="0" layoutInCell="1" allowOverlap="1" wp14:anchorId="6BAFADEC" wp14:editId="4DB018E4">
                <wp:simplePos x="0" y="0"/>
                <wp:positionH relativeFrom="column">
                  <wp:posOffset>457200</wp:posOffset>
                </wp:positionH>
                <wp:positionV relativeFrom="paragraph">
                  <wp:posOffset>671830</wp:posOffset>
                </wp:positionV>
                <wp:extent cx="3310890" cy="1828800"/>
                <wp:effectExtent l="0" t="0" r="3810" b="0"/>
                <wp:wrapNone/>
                <wp:docPr id="5" name="文本框 14"/>
                <wp:cNvGraphicFramePr/>
                <a:graphic xmlns:a="http://schemas.openxmlformats.org/drawingml/2006/main">
                  <a:graphicData uri="http://schemas.microsoft.com/office/word/2010/wordprocessingShape">
                    <wps:wsp>
                      <wps:cNvSpPr txBox="1"/>
                      <wps:spPr>
                        <a:xfrm>
                          <a:off x="0" y="0"/>
                          <a:ext cx="3310890" cy="1828800"/>
                        </a:xfrm>
                        <a:prstGeom prst="rect">
                          <a:avLst/>
                        </a:prstGeom>
                        <a:solidFill>
                          <a:srgbClr val="FFFFFF"/>
                        </a:solidFill>
                        <a:ln w="12700">
                          <a:noFill/>
                        </a:ln>
                      </wps:spPr>
                      <wps:txbx>
                        <w:txbxContent>
                          <w:p w14:paraId="6524491A" w14:textId="77777777" w:rsidR="00D24A07" w:rsidRDefault="00000000">
                            <w:pPr>
                              <w:rPr>
                                <w:rFonts w:ascii="黑体" w:eastAsia="黑体" w:hAnsi="黑体" w:hint="eastAsia"/>
                                <w:b/>
                                <w:color w:val="FFC000"/>
                                <w:sz w:val="144"/>
                              </w:rPr>
                            </w:pPr>
                            <w:r>
                              <w:rPr>
                                <w:rFonts w:ascii="黑体" w:eastAsia="黑体" w:hAnsi="黑体" w:hint="eastAsia"/>
                                <w:b/>
                                <w:color w:val="FFC000"/>
                                <w:sz w:val="144"/>
                              </w:rPr>
                              <w:t>样张3</w:t>
                            </w:r>
                          </w:p>
                        </w:txbxContent>
                      </wps:txbx>
                      <wps:bodyPr vert="horz" wrap="square" anchor="t" anchorCtr="0" upright="1">
                        <a:spAutoFit/>
                      </wps:bodyPr>
                    </wps:wsp>
                  </a:graphicData>
                </a:graphic>
              </wp:anchor>
            </w:drawing>
          </mc:Choice>
          <mc:Fallback>
            <w:pict>
              <v:shape w14:anchorId="6BAFADEC" id="文本框 14" o:spid="_x0000_s1083" type="#_x0000_t202" style="position:absolute;left:0;text-align:left;margin-left:36pt;margin-top:52.9pt;width:260.7pt;height:2in;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" stroked="f" strokeweight="1pt">
                <v:textbox style="mso-fit-shape-to-text:t">
                  <w:txbxContent>
                    <w:p w14:paraId="6524491A" w14:textId="77777777" w:rsidR="00D24A07" w:rsidRDefault="00000000">
                      <w:pPr>
                        <w:rPr>
                          <w:rFonts w:ascii="黑体" w:eastAsia="黑体" w:hAnsi="黑体" w:hint="eastAsia"/>
                          <w:b/>
                          <w:color w:val="FFC000"/>
                          <w:sz w:val="144"/>
                        </w:rPr>
                      </w:pPr>
                      <w:r>
                        <w:rPr>
                          <w:rFonts w:ascii="黑体" w:eastAsia="黑体" w:hAnsi="黑体" w:hint="eastAsia"/>
                          <w:b/>
                          <w:color w:val="FFC000"/>
                          <w:sz w:val="144"/>
                        </w:rPr>
                        <w:t>样张3</w:t>
                      </w:r>
                    </w:p>
                  </w:txbxContent>
                </v:textbox>
              </v:shape>
            </w:pict>
          </mc:Fallback>
        </mc:AlternateContent>
      </w:r>
      <w:r>
        <w:rPr>
          <w:color w:val="000000"/>
          <w:sz w:val="24"/>
        </w:rPr>
        <w:object w:dxaOrig="9135" w:dyaOrig="3630" w14:anchorId="77B7BADE">
          <v:shape id="_x0000_i1027" type="#_x0000_t75" style="width:456.65pt;height:181.35pt" o:ole="">
            <v:imagedata r:id="rId18" o:title=""/>
            <o:lock v:ext="edit" aspectratio="f"/>
          </v:shape>
          <o:OLEObject Type="Embed" ProgID="Excel.Chart.8" ShapeID="_x0000_i1027" DrawAspect="Content" ObjectID="_1839249515" r:id="rId19"/>
        </w:object>
      </w:r>
    </w:p>
    <w:p w14:paraId="7A24F33B" w14:textId="77777777" w:rsidR="00D24A07" w:rsidRDefault="00000000">
      <w:pPr>
        <w:spacing w:line="360" w:lineRule="auto"/>
        <w:ind w:firstLineChars="196" w:firstLine="412"/>
        <w:jc w:val="center"/>
        <w:rPr>
          <w:sz w:val="28"/>
        </w:rPr>
      </w:pPr>
      <w:r>
        <w:rPr>
          <w:rFonts w:eastAsia="黑体"/>
          <w:color w:val="000000"/>
        </w:rPr>
        <w:t>图</w:t>
      </w:r>
      <w:r>
        <w:rPr>
          <w:rFonts w:eastAsia="黑体"/>
          <w:color w:val="000000"/>
        </w:rPr>
        <w:t xml:space="preserve">20  </w:t>
      </w:r>
      <w:r>
        <w:rPr>
          <w:rFonts w:eastAsia="黑体"/>
          <w:color w:val="000000"/>
        </w:rPr>
        <w:t>栽培变种的结构组成</w:t>
      </w:r>
      <w:bookmarkStart w:id="8" w:name="_Toc389853978"/>
    </w:p>
    <w:p w14:paraId="76940E39" w14:textId="77777777" w:rsidR="00D24A07" w:rsidRDefault="00D24A07"/>
    <w:p w14:paraId="28F2A136" w14:textId="77777777" w:rsidR="00D24A07" w:rsidRDefault="00D24A07"/>
    <w:p w14:paraId="7F1F5BDF" w14:textId="77777777" w:rsidR="00D24A07" w:rsidRDefault="00000000">
      <w:r>
        <w:br w:type="page"/>
      </w:r>
    </w:p>
    <w:p w14:paraId="7114703F" w14:textId="77777777" w:rsidR="00D24A07" w:rsidRDefault="00000000">
      <w:pPr>
        <w:pStyle w:val="1"/>
        <w:spacing w:before="0" w:after="0" w:line="360" w:lineRule="auto"/>
        <w:jc w:val="center"/>
        <w:rPr>
          <w:rFonts w:eastAsia="黑体"/>
          <w:b w:val="0"/>
          <w:bCs w:val="0"/>
          <w:sz w:val="28"/>
        </w:rPr>
      </w:pPr>
      <w:r>
        <w:rPr>
          <w:rFonts w:eastAsia="黑体"/>
          <w:b w:val="0"/>
          <w:bCs w:val="0"/>
          <w:noProof/>
          <w:sz w:val="28"/>
        </w:rPr>
        <w:lastRenderedPageBreak/>
        <mc:AlternateContent>
          <mc:Choice Requires="wps">
            <w:drawing>
              <wp:anchor distT="0" distB="0" distL="114300" distR="114300" simplePos="0" relativeHeight="251687936" behindDoc="0" locked="0" layoutInCell="1" allowOverlap="1" wp14:anchorId="5E88C0E5" wp14:editId="3F5D00E9">
                <wp:simplePos x="0" y="0"/>
                <wp:positionH relativeFrom="column">
                  <wp:posOffset>3928745</wp:posOffset>
                </wp:positionH>
                <wp:positionV relativeFrom="paragraph">
                  <wp:posOffset>-305435</wp:posOffset>
                </wp:positionV>
                <wp:extent cx="2126615" cy="752475"/>
                <wp:effectExtent l="407670" t="6350" r="18415" b="22225"/>
                <wp:wrapNone/>
                <wp:docPr id="67" name="矩形标注 27"/>
                <wp:cNvGraphicFramePr/>
                <a:graphic xmlns:a="http://schemas.openxmlformats.org/drawingml/2006/main">
                  <a:graphicData uri="http://schemas.microsoft.com/office/word/2010/wordprocessingShape">
                    <wps:wsp>
                      <wps:cNvSpPr/>
                      <wps:spPr>
                        <a:xfrm flipV="1">
                          <a:off x="0" y="0"/>
                          <a:ext cx="2126615" cy="752475"/>
                        </a:xfrm>
                        <a:prstGeom prst="wedgeRoundRectCallout">
                          <a:avLst>
                            <a:gd name="adj1" fmla="val -67915"/>
                            <a:gd name="adj2" fmla="val -18691"/>
                            <a:gd name="adj3" fmla="val 16667"/>
                          </a:avLst>
                        </a:prstGeom>
                        <a:noFill/>
                        <a:ln w="12700" cap="flat" cmpd="sng">
                          <a:solidFill>
                            <a:srgbClr val="000000"/>
                          </a:solidFill>
                          <a:prstDash val="solid"/>
                          <a:miter/>
                          <a:headEnd type="none" w="med" len="med"/>
                          <a:tailEnd type="none" w="med" len="med"/>
                        </a:ln>
                      </wps:spPr>
                      <wps:txbx>
                        <w:txbxContent>
                          <w:p w14:paraId="1A1411B9" w14:textId="77777777" w:rsidR="00D24A07" w:rsidRDefault="00000000">
                            <w:pPr>
                              <w:jc w:val="left"/>
                              <w:rPr>
                                <w:rFonts w:eastAsia="仿宋"/>
                                <w:sz w:val="24"/>
                              </w:rPr>
                            </w:pPr>
                            <w:r>
                              <w:rPr>
                                <w:rFonts w:eastAsia="仿宋"/>
                                <w:sz w:val="24"/>
                              </w:rPr>
                              <w:t>黑体</w:t>
                            </w:r>
                            <w:r>
                              <w:rPr>
                                <w:rFonts w:eastAsia="仿宋" w:hint="eastAsia"/>
                                <w:sz w:val="24"/>
                              </w:rPr>
                              <w:t>四</w:t>
                            </w:r>
                            <w:r>
                              <w:rPr>
                                <w:rFonts w:eastAsia="仿宋"/>
                                <w:sz w:val="24"/>
                              </w:rPr>
                              <w:t>号</w:t>
                            </w:r>
                          </w:p>
                          <w:p w14:paraId="0EF8B45C" w14:textId="77777777" w:rsidR="00D24A07" w:rsidRDefault="00000000">
                            <w:pPr>
                              <w:jc w:val="left"/>
                              <w:rPr>
                                <w:rFonts w:eastAsia="仿宋"/>
                                <w:sz w:val="24"/>
                              </w:rPr>
                            </w:pPr>
                            <w:r>
                              <w:rPr>
                                <w:rFonts w:eastAsia="仿宋"/>
                                <w:sz w:val="24"/>
                              </w:rPr>
                              <w:t>居中</w:t>
                            </w:r>
                          </w:p>
                          <w:p w14:paraId="762BF234" w14:textId="77777777" w:rsidR="00D24A07" w:rsidRDefault="00000000">
                            <w:pPr>
                              <w:jc w:val="left"/>
                              <w:rPr>
                                <w:rFonts w:eastAsia="仿宋"/>
                                <w:sz w:val="24"/>
                              </w:rPr>
                            </w:pPr>
                            <w:r>
                              <w:rPr>
                                <w:rFonts w:eastAsia="仿宋"/>
                                <w:sz w:val="24"/>
                              </w:rPr>
                              <w:t>字与字之间空一个中文字距</w:t>
                            </w:r>
                          </w:p>
                        </w:txbxContent>
                      </wps:txbx>
                      <wps:bodyPr vert="horz" wrap="square" anchor="ctr" anchorCtr="0" upright="1"/>
                    </wps:wsp>
                  </a:graphicData>
                </a:graphic>
              </wp:anchor>
            </w:drawing>
          </mc:Choice>
          <mc:Fallback>
            <w:pict>
              <v:shape w14:anchorId="5E88C0E5" id="矩形标注 27" o:spid="_x0000_s1084" type="#_x0000_t62" style="position:absolute;left:0;text-align:left;margin-left:309.35pt;margin-top:-24.05pt;width:167.45pt;height:59.25pt;flip:y;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" adj="-3870,6763" filled="f" strokeweight="1pt">
                <v:textbox>
                  <w:txbxContent>
                    <w:p w14:paraId="1A1411B9" w14:textId="77777777" w:rsidR="00D24A07" w:rsidRDefault="00000000">
                      <w:pPr>
                        <w:jc w:val="left"/>
                        <w:rPr>
                          <w:rFonts w:eastAsia="仿宋"/>
                          <w:sz w:val="24"/>
                        </w:rPr>
                      </w:pPr>
                      <w:r>
                        <w:rPr>
                          <w:rFonts w:eastAsia="仿宋"/>
                          <w:sz w:val="24"/>
                        </w:rPr>
                        <w:t>黑体</w:t>
                      </w:r>
                      <w:r>
                        <w:rPr>
                          <w:rFonts w:eastAsia="仿宋" w:hint="eastAsia"/>
                          <w:sz w:val="24"/>
                        </w:rPr>
                        <w:t>四</w:t>
                      </w:r>
                      <w:r>
                        <w:rPr>
                          <w:rFonts w:eastAsia="仿宋"/>
                          <w:sz w:val="24"/>
                        </w:rPr>
                        <w:t>号</w:t>
                      </w:r>
                    </w:p>
                    <w:p w14:paraId="0EF8B45C" w14:textId="77777777" w:rsidR="00D24A07" w:rsidRDefault="00000000">
                      <w:pPr>
                        <w:jc w:val="left"/>
                        <w:rPr>
                          <w:rFonts w:eastAsia="仿宋"/>
                          <w:sz w:val="24"/>
                        </w:rPr>
                      </w:pPr>
                      <w:r>
                        <w:rPr>
                          <w:rFonts w:eastAsia="仿宋"/>
                          <w:sz w:val="24"/>
                        </w:rPr>
                        <w:t>居中</w:t>
                      </w:r>
                    </w:p>
                    <w:p w14:paraId="762BF234" w14:textId="77777777" w:rsidR="00D24A07" w:rsidRDefault="00000000">
                      <w:pPr>
                        <w:jc w:val="left"/>
                        <w:rPr>
                          <w:rFonts w:eastAsia="仿宋"/>
                          <w:sz w:val="24"/>
                        </w:rPr>
                      </w:pPr>
                      <w:r>
                        <w:rPr>
                          <w:rFonts w:eastAsia="仿宋"/>
                          <w:sz w:val="24"/>
                        </w:rPr>
                        <w:t>字与字之间空一个中文字距</w:t>
                      </w:r>
                    </w:p>
                  </w:txbxContent>
                </v:textbox>
              </v:shape>
            </w:pict>
          </mc:Fallback>
        </mc:AlternateContent>
      </w:r>
      <w:r>
        <w:rPr>
          <w:noProof/>
          <w:sz w:val="24"/>
        </w:rPr>
        <mc:AlternateContent>
          <mc:Choice Requires="wps">
            <w:drawing>
              <wp:anchor distT="0" distB="0" distL="114300" distR="114300" simplePos="0" relativeHeight="251706368" behindDoc="1" locked="0" layoutInCell="1" allowOverlap="1" wp14:anchorId="6DF8BDD0" wp14:editId="7A96C63A">
                <wp:simplePos x="0" y="0"/>
                <wp:positionH relativeFrom="column">
                  <wp:posOffset>2371725</wp:posOffset>
                </wp:positionH>
                <wp:positionV relativeFrom="paragraph">
                  <wp:posOffset>-782320</wp:posOffset>
                </wp:positionV>
                <wp:extent cx="1407160" cy="1828800"/>
                <wp:effectExtent l="0" t="0" r="2540" b="0"/>
                <wp:wrapNone/>
                <wp:docPr id="43" name="文本框 43"/>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4E757C47"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样张9</w:t>
                            </w:r>
                          </w:p>
                        </w:txbxContent>
                      </wps:txbx>
                      <wps:bodyPr vert="horz" wrap="square" anchor="t" anchorCtr="0" upright="1">
                        <a:spAutoFit/>
                      </wps:bodyPr>
                    </wps:wsp>
                  </a:graphicData>
                </a:graphic>
              </wp:anchor>
            </w:drawing>
          </mc:Choice>
          <mc:Fallback>
            <w:pict>
              <v:shape w14:anchorId="6DF8BDD0" id="文本框 43" o:spid="_x0000_s1085" type="#_x0000_t202" style="position:absolute;left:0;text-align:left;margin-left:186.75pt;margin-top:-61.6pt;width:110.8pt;height:2in;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" stroked="f" strokeweight="1pt">
                <v:textbox style="mso-fit-shape-to-text:t">
                  <w:txbxContent>
                    <w:p w14:paraId="4E757C47"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样张9</w:t>
                      </w:r>
                    </w:p>
                  </w:txbxContent>
                </v:textbox>
              </v:shape>
            </w:pict>
          </mc:Fallback>
        </mc:AlternateContent>
      </w:r>
      <w:r>
        <w:rPr>
          <w:rFonts w:eastAsia="黑体"/>
          <w:b w:val="0"/>
          <w:bCs w:val="0"/>
          <w:sz w:val="28"/>
        </w:rPr>
        <w:t>参</w:t>
      </w:r>
      <w:r>
        <w:rPr>
          <w:rFonts w:eastAsia="黑体"/>
          <w:b w:val="0"/>
          <w:bCs w:val="0"/>
          <w:sz w:val="28"/>
        </w:rPr>
        <w:t xml:space="preserve">  </w:t>
      </w:r>
      <w:r>
        <w:rPr>
          <w:rFonts w:eastAsia="黑体"/>
          <w:b w:val="0"/>
          <w:bCs w:val="0"/>
          <w:sz w:val="28"/>
        </w:rPr>
        <w:t>考</w:t>
      </w:r>
      <w:r>
        <w:rPr>
          <w:rFonts w:eastAsia="黑体"/>
          <w:b w:val="0"/>
          <w:bCs w:val="0"/>
          <w:sz w:val="28"/>
        </w:rPr>
        <w:t xml:space="preserve">  </w:t>
      </w:r>
      <w:r>
        <w:rPr>
          <w:rFonts w:eastAsia="黑体"/>
          <w:b w:val="0"/>
          <w:bCs w:val="0"/>
          <w:sz w:val="28"/>
        </w:rPr>
        <w:t>文</w:t>
      </w:r>
      <w:r>
        <w:rPr>
          <w:rFonts w:eastAsia="黑体"/>
          <w:b w:val="0"/>
          <w:bCs w:val="0"/>
          <w:sz w:val="28"/>
        </w:rPr>
        <w:t xml:space="preserve">  </w:t>
      </w:r>
      <w:r>
        <w:rPr>
          <w:rFonts w:eastAsia="黑体"/>
          <w:b w:val="0"/>
          <w:bCs w:val="0"/>
          <w:sz w:val="28"/>
        </w:rPr>
        <w:t>献</w:t>
      </w:r>
    </w:p>
    <w:bookmarkEnd w:id="8"/>
    <w:p w14:paraId="38231301" w14:textId="77777777" w:rsidR="00D24A07" w:rsidRDefault="00000000">
      <w:pPr>
        <w:spacing w:line="360" w:lineRule="auto"/>
      </w:pPr>
      <w:r>
        <w:rPr>
          <w:noProof/>
          <w:sz w:val="28"/>
        </w:rPr>
        <mc:AlternateContent>
          <mc:Choice Requires="wps">
            <w:drawing>
              <wp:anchor distT="0" distB="0" distL="114300" distR="114300" simplePos="0" relativeHeight="251669504" behindDoc="0" locked="0" layoutInCell="1" allowOverlap="1" wp14:anchorId="053F8E0B" wp14:editId="7238EFEB">
                <wp:simplePos x="0" y="0"/>
                <wp:positionH relativeFrom="column">
                  <wp:posOffset>4413885</wp:posOffset>
                </wp:positionH>
                <wp:positionV relativeFrom="paragraph">
                  <wp:posOffset>205740</wp:posOffset>
                </wp:positionV>
                <wp:extent cx="2238375" cy="539115"/>
                <wp:effectExtent l="328930" t="6350" r="23495" b="6985"/>
                <wp:wrapNone/>
                <wp:docPr id="23" name="矩形标注 29"/>
                <wp:cNvGraphicFramePr/>
                <a:graphic xmlns:a="http://schemas.openxmlformats.org/drawingml/2006/main">
                  <a:graphicData uri="http://schemas.microsoft.com/office/word/2010/wordprocessingShape">
                    <wps:wsp>
                      <wps:cNvSpPr/>
                      <wps:spPr>
                        <a:xfrm>
                          <a:off x="0" y="0"/>
                          <a:ext cx="2238375" cy="539115"/>
                        </a:xfrm>
                        <a:prstGeom prst="wedgeRoundRectCallout">
                          <a:avLst>
                            <a:gd name="adj1" fmla="val -63361"/>
                            <a:gd name="adj2" fmla="val 5241"/>
                            <a:gd name="adj3" fmla="val 16667"/>
                          </a:avLst>
                        </a:prstGeom>
                        <a:noFill/>
                        <a:ln w="12700" cap="flat" cmpd="sng">
                          <a:solidFill>
                            <a:srgbClr val="000000"/>
                          </a:solidFill>
                          <a:prstDash val="solid"/>
                          <a:miter/>
                          <a:headEnd type="none" w="med" len="med"/>
                          <a:tailEnd type="none" w="med" len="med"/>
                        </a:ln>
                      </wps:spPr>
                      <wps:txbx>
                        <w:txbxContent>
                          <w:p w14:paraId="4ACC3499" w14:textId="77777777" w:rsidR="00D24A07" w:rsidRDefault="00000000">
                            <w:pPr>
                              <w:jc w:val="left"/>
                              <w:rPr>
                                <w:rFonts w:eastAsia="仿宋"/>
                                <w:sz w:val="24"/>
                                <w:szCs w:val="24"/>
                              </w:rPr>
                            </w:pPr>
                            <w:r>
                              <w:rPr>
                                <w:rFonts w:eastAsia="仿宋" w:hint="eastAsia"/>
                                <w:sz w:val="24"/>
                                <w:szCs w:val="24"/>
                              </w:rPr>
                              <w:t>数字：</w:t>
                            </w:r>
                            <w:r>
                              <w:rPr>
                                <w:rFonts w:eastAsia="仿宋"/>
                                <w:sz w:val="24"/>
                                <w:szCs w:val="24"/>
                              </w:rPr>
                              <w:t>Times New Roman</w:t>
                            </w:r>
                            <w:r>
                              <w:rPr>
                                <w:rFonts w:eastAsia="仿宋" w:hint="eastAsia"/>
                                <w:sz w:val="24"/>
                                <w:szCs w:val="24"/>
                              </w:rPr>
                              <w:t>五</w:t>
                            </w:r>
                            <w:r>
                              <w:rPr>
                                <w:rFonts w:eastAsia="仿宋"/>
                                <w:sz w:val="24"/>
                                <w:szCs w:val="24"/>
                              </w:rPr>
                              <w:t>号</w:t>
                            </w:r>
                          </w:p>
                          <w:p w14:paraId="170AC187" w14:textId="77777777" w:rsidR="00D24A07" w:rsidRDefault="00000000">
                            <w:pPr>
                              <w:jc w:val="left"/>
                              <w:rPr>
                                <w:rFonts w:eastAsia="仿宋"/>
                                <w:sz w:val="24"/>
                                <w:szCs w:val="24"/>
                              </w:rPr>
                            </w:pPr>
                            <w:r>
                              <w:rPr>
                                <w:rFonts w:eastAsia="仿宋" w:hint="eastAsia"/>
                                <w:sz w:val="24"/>
                                <w:szCs w:val="24"/>
                              </w:rPr>
                              <w:t>文字：宋体五号</w:t>
                            </w:r>
                          </w:p>
                          <w:p w14:paraId="12AF19C2" w14:textId="77777777" w:rsidR="00D24A07" w:rsidRDefault="00D24A07"/>
                        </w:txbxContent>
                      </wps:txbx>
                      <wps:bodyPr vert="horz" wrap="square" anchor="ctr" anchorCtr="0" upright="1"/>
                    </wps:wsp>
                  </a:graphicData>
                </a:graphic>
              </wp:anchor>
            </w:drawing>
          </mc:Choice>
          <mc:Fallback>
            <w:pict>
              <v:shape w14:anchorId="053F8E0B" id="矩形标注 29" o:spid="_x0000_s1086" type="#_x0000_t62" style="position:absolute;left:0;text-align:left;margin-left:347.55pt;margin-top:16.2pt;width:176.25pt;height:42.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" adj="-2886,11932" filled="f" strokeweight="1pt">
                <v:textbox>
                  <w:txbxContent>
                    <w:p w14:paraId="4ACC3499" w14:textId="77777777" w:rsidR="00D24A07" w:rsidRDefault="00000000">
                      <w:pPr>
                        <w:jc w:val="left"/>
                        <w:rPr>
                          <w:rFonts w:eastAsia="仿宋"/>
                          <w:sz w:val="24"/>
                          <w:szCs w:val="24"/>
                        </w:rPr>
                      </w:pPr>
                      <w:r>
                        <w:rPr>
                          <w:rFonts w:eastAsia="仿宋" w:hint="eastAsia"/>
                          <w:sz w:val="24"/>
                          <w:szCs w:val="24"/>
                        </w:rPr>
                        <w:t>数字：</w:t>
                      </w:r>
                      <w:r>
                        <w:rPr>
                          <w:rFonts w:eastAsia="仿宋"/>
                          <w:sz w:val="24"/>
                          <w:szCs w:val="24"/>
                        </w:rPr>
                        <w:t>Times New Roman</w:t>
                      </w:r>
                      <w:r>
                        <w:rPr>
                          <w:rFonts w:eastAsia="仿宋" w:hint="eastAsia"/>
                          <w:sz w:val="24"/>
                          <w:szCs w:val="24"/>
                        </w:rPr>
                        <w:t>五</w:t>
                      </w:r>
                      <w:r>
                        <w:rPr>
                          <w:rFonts w:eastAsia="仿宋"/>
                          <w:sz w:val="24"/>
                          <w:szCs w:val="24"/>
                        </w:rPr>
                        <w:t>号</w:t>
                      </w:r>
                    </w:p>
                    <w:p w14:paraId="170AC187" w14:textId="77777777" w:rsidR="00D24A07" w:rsidRDefault="00000000">
                      <w:pPr>
                        <w:jc w:val="left"/>
                        <w:rPr>
                          <w:rFonts w:eastAsia="仿宋"/>
                          <w:sz w:val="24"/>
                          <w:szCs w:val="24"/>
                        </w:rPr>
                      </w:pPr>
                      <w:r>
                        <w:rPr>
                          <w:rFonts w:eastAsia="仿宋" w:hint="eastAsia"/>
                          <w:sz w:val="24"/>
                          <w:szCs w:val="24"/>
                        </w:rPr>
                        <w:t>文字：宋体五号</w:t>
                      </w:r>
                    </w:p>
                    <w:p w14:paraId="12AF19C2" w14:textId="77777777" w:rsidR="00D24A07" w:rsidRDefault="00D24A07"/>
                  </w:txbxContent>
                </v:textbox>
              </v:shape>
            </w:pict>
          </mc:Fallback>
        </mc:AlternateContent>
      </w:r>
      <w:r>
        <w:t>[1]</w:t>
      </w:r>
      <w:r>
        <w:t>李霞</w:t>
      </w:r>
      <w:r>
        <w:t>.</w:t>
      </w:r>
      <w:proofErr w:type="gramStart"/>
      <w:r>
        <w:t>安雪</w:t>
      </w:r>
      <w:proofErr w:type="gramEnd"/>
      <w:r>
        <w:t>.</w:t>
      </w:r>
      <w:r>
        <w:t>潘会堂</w:t>
      </w:r>
      <w:r>
        <w:t>.</w:t>
      </w:r>
      <w:r>
        <w:t>北京市园林彩叶植物种类及园林应用</w:t>
      </w:r>
      <w:r>
        <w:t>[J].</w:t>
      </w:r>
      <w:r>
        <w:t>中国园林</w:t>
      </w:r>
      <w:r>
        <w:t>,2010</w:t>
      </w:r>
      <w:r>
        <w:rPr>
          <w:sz w:val="24"/>
        </w:rPr>
        <w:t>,</w:t>
      </w:r>
      <w:r>
        <w:t>(5)</w:t>
      </w:r>
      <w:r>
        <w:rPr>
          <w:color w:val="000000"/>
        </w:rPr>
        <w:t>:</w:t>
      </w:r>
      <w:r>
        <w:t>62-68.</w:t>
      </w:r>
    </w:p>
    <w:p w14:paraId="349CD96B" w14:textId="77777777" w:rsidR="00D24A07" w:rsidRDefault="00000000">
      <w:pPr>
        <w:spacing w:line="360" w:lineRule="auto"/>
      </w:pPr>
      <w:r>
        <w:t>[2]</w:t>
      </w:r>
      <w:r>
        <w:t>李敏</w:t>
      </w:r>
      <w:r>
        <w:t>.</w:t>
      </w:r>
      <w:r>
        <w:t>城市绿地系统规划</w:t>
      </w:r>
      <w:r>
        <w:t>[M].</w:t>
      </w:r>
      <w:r>
        <w:t>北京</w:t>
      </w:r>
      <w:r>
        <w:t>:</w:t>
      </w:r>
      <w:r>
        <w:t>中国建筑工业出版社</w:t>
      </w:r>
      <w:r>
        <w:t>,2008.258</w:t>
      </w:r>
      <w:r>
        <w:rPr>
          <w:color w:val="000000"/>
        </w:rPr>
        <w:t>-</w:t>
      </w:r>
      <w:r>
        <w:t>261.</w:t>
      </w:r>
    </w:p>
    <w:p w14:paraId="004D9F5D" w14:textId="77777777" w:rsidR="00D24A07" w:rsidRDefault="00000000">
      <w:pPr>
        <w:spacing w:line="360" w:lineRule="auto"/>
      </w:pPr>
      <w:r>
        <w:rPr>
          <w:noProof/>
        </w:rPr>
        <mc:AlternateContent>
          <mc:Choice Requires="wps">
            <w:drawing>
              <wp:anchor distT="0" distB="0" distL="114300" distR="114300" simplePos="0" relativeHeight="251670528" behindDoc="0" locked="0" layoutInCell="1" allowOverlap="1" wp14:anchorId="0D5905DB" wp14:editId="2B426339">
                <wp:simplePos x="0" y="0"/>
                <wp:positionH relativeFrom="column">
                  <wp:posOffset>5043805</wp:posOffset>
                </wp:positionH>
                <wp:positionV relativeFrom="paragraph">
                  <wp:posOffset>231140</wp:posOffset>
                </wp:positionV>
                <wp:extent cx="1600200" cy="591820"/>
                <wp:effectExtent l="173355" t="6350" r="17145" b="11430"/>
                <wp:wrapNone/>
                <wp:docPr id="24" name="矩形标注 30"/>
                <wp:cNvGraphicFramePr/>
                <a:graphic xmlns:a="http://schemas.openxmlformats.org/drawingml/2006/main">
                  <a:graphicData uri="http://schemas.microsoft.com/office/word/2010/wordprocessingShape">
                    <wps:wsp>
                      <wps:cNvSpPr/>
                      <wps:spPr>
                        <a:xfrm>
                          <a:off x="0" y="0"/>
                          <a:ext cx="1600200" cy="591820"/>
                        </a:xfrm>
                        <a:prstGeom prst="wedgeRoundRectCallout">
                          <a:avLst>
                            <a:gd name="adj1" fmla="val -59841"/>
                            <a:gd name="adj2" fmla="val -10515"/>
                            <a:gd name="adj3" fmla="val 16667"/>
                          </a:avLst>
                        </a:prstGeom>
                        <a:noFill/>
                        <a:ln w="12700" cap="flat" cmpd="sng">
                          <a:solidFill>
                            <a:srgbClr val="000000"/>
                          </a:solidFill>
                          <a:prstDash val="solid"/>
                          <a:miter/>
                          <a:headEnd type="none" w="med" len="med"/>
                          <a:tailEnd type="none" w="med" len="med"/>
                        </a:ln>
                      </wps:spPr>
                      <wps:txbx>
                        <w:txbxContent>
                          <w:p w14:paraId="46436087" w14:textId="77777777" w:rsidR="00D24A07" w:rsidRDefault="00000000">
                            <w:pPr>
                              <w:rPr>
                                <w:rFonts w:eastAsia="仿宋"/>
                                <w:sz w:val="24"/>
                                <w:szCs w:val="24"/>
                              </w:rPr>
                            </w:pPr>
                            <w:r>
                              <w:rPr>
                                <w:rFonts w:eastAsia="仿宋"/>
                                <w:sz w:val="24"/>
                                <w:szCs w:val="24"/>
                              </w:rPr>
                              <w:t>每一</w:t>
                            </w:r>
                            <w:r>
                              <w:rPr>
                                <w:rFonts w:eastAsia="仿宋" w:hint="eastAsia"/>
                                <w:sz w:val="24"/>
                                <w:szCs w:val="24"/>
                              </w:rPr>
                              <w:t>条</w:t>
                            </w:r>
                            <w:r>
                              <w:rPr>
                                <w:rFonts w:eastAsia="仿宋"/>
                                <w:sz w:val="24"/>
                                <w:szCs w:val="24"/>
                              </w:rPr>
                              <w:t>参考文献的最后均以</w:t>
                            </w:r>
                            <w:r>
                              <w:rPr>
                                <w:rFonts w:eastAsia="仿宋"/>
                                <w:sz w:val="24"/>
                                <w:szCs w:val="24"/>
                              </w:rPr>
                              <w:t>“.”</w:t>
                            </w:r>
                            <w:r>
                              <w:rPr>
                                <w:rFonts w:eastAsia="仿宋"/>
                                <w:sz w:val="24"/>
                                <w:szCs w:val="24"/>
                              </w:rPr>
                              <w:t>结束</w:t>
                            </w:r>
                          </w:p>
                        </w:txbxContent>
                      </wps:txbx>
                      <wps:bodyPr vert="horz" wrap="square" anchor="ctr" anchorCtr="0" upright="1"/>
                    </wps:wsp>
                  </a:graphicData>
                </a:graphic>
              </wp:anchor>
            </w:drawing>
          </mc:Choice>
          <mc:Fallback>
            <w:pict>
              <v:shape w14:anchorId="0D5905DB" id="矩形标注 30" o:spid="_x0000_s1087" type="#_x0000_t62" style="position:absolute;left:0;text-align:left;margin-left:397.15pt;margin-top:18.2pt;width:126pt;height:46.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" adj="-2126,8529" filled="f" strokeweight="1pt">
                <v:textbox>
                  <w:txbxContent>
                    <w:p w14:paraId="46436087" w14:textId="77777777" w:rsidR="00D24A07" w:rsidRDefault="00000000">
                      <w:pPr>
                        <w:rPr>
                          <w:rFonts w:eastAsia="仿宋"/>
                          <w:sz w:val="24"/>
                          <w:szCs w:val="24"/>
                        </w:rPr>
                      </w:pPr>
                      <w:r>
                        <w:rPr>
                          <w:rFonts w:eastAsia="仿宋"/>
                          <w:sz w:val="24"/>
                          <w:szCs w:val="24"/>
                        </w:rPr>
                        <w:t>每一</w:t>
                      </w:r>
                      <w:r>
                        <w:rPr>
                          <w:rFonts w:eastAsia="仿宋" w:hint="eastAsia"/>
                          <w:sz w:val="24"/>
                          <w:szCs w:val="24"/>
                        </w:rPr>
                        <w:t>条</w:t>
                      </w:r>
                      <w:r>
                        <w:rPr>
                          <w:rFonts w:eastAsia="仿宋"/>
                          <w:sz w:val="24"/>
                          <w:szCs w:val="24"/>
                        </w:rPr>
                        <w:t>参考文献的最后均以</w:t>
                      </w:r>
                      <w:r>
                        <w:rPr>
                          <w:rFonts w:eastAsia="仿宋"/>
                          <w:sz w:val="24"/>
                          <w:szCs w:val="24"/>
                        </w:rPr>
                        <w:t>“.”</w:t>
                      </w:r>
                      <w:r>
                        <w:rPr>
                          <w:rFonts w:eastAsia="仿宋"/>
                          <w:sz w:val="24"/>
                          <w:szCs w:val="24"/>
                        </w:rPr>
                        <w:t>结束</w:t>
                      </w:r>
                    </w:p>
                  </w:txbxContent>
                </v:textbox>
              </v:shape>
            </w:pict>
          </mc:Fallback>
        </mc:AlternateContent>
      </w:r>
      <w:r>
        <w:t>[3]</w:t>
      </w:r>
      <w:r>
        <w:t>彭盼盼</w:t>
      </w:r>
      <w:r>
        <w:t>.</w:t>
      </w:r>
      <w:r>
        <w:t>西安市彩叶植物配置现状及应用分析</w:t>
      </w:r>
      <w:r>
        <w:t>[D].</w:t>
      </w:r>
      <w:r>
        <w:t>咸阳</w:t>
      </w:r>
      <w:r>
        <w:t>:</w:t>
      </w:r>
      <w:r>
        <w:t>西北农林科技大学</w:t>
      </w:r>
      <w:r>
        <w:t>,2013.5.</w:t>
      </w:r>
    </w:p>
    <w:p w14:paraId="3CE75CD2" w14:textId="77777777" w:rsidR="00D24A07" w:rsidRDefault="00000000">
      <w:pPr>
        <w:spacing w:line="360" w:lineRule="auto"/>
      </w:pPr>
      <w:r>
        <w:t>[4]</w:t>
      </w:r>
      <w:r>
        <w:t>杨潇怡</w:t>
      </w:r>
      <w:r>
        <w:t>.</w:t>
      </w:r>
      <w:r>
        <w:t>长沙市彩叶植物园林应用的色彩与景观分析</w:t>
      </w:r>
      <w:r>
        <w:t>[D].</w:t>
      </w:r>
      <w:r>
        <w:t>长沙</w:t>
      </w:r>
      <w:r>
        <w:t>:</w:t>
      </w:r>
      <w:r>
        <w:t>湖南农业大学</w:t>
      </w:r>
      <w:r>
        <w:t>,2012.6.</w:t>
      </w:r>
    </w:p>
    <w:p w14:paraId="12E0BA50" w14:textId="77777777" w:rsidR="00D24A07" w:rsidRDefault="00000000">
      <w:pPr>
        <w:spacing w:line="360" w:lineRule="auto"/>
        <w:rPr>
          <w:color w:val="000000"/>
        </w:rPr>
      </w:pPr>
      <w:r>
        <w:rPr>
          <w:color w:val="000000"/>
        </w:rPr>
        <w:t>[5]</w:t>
      </w:r>
      <w:r>
        <w:rPr>
          <w:color w:val="000000"/>
        </w:rPr>
        <w:t>孙筱祥</w:t>
      </w:r>
      <w:r>
        <w:rPr>
          <w:color w:val="000000"/>
        </w:rPr>
        <w:t>.</w:t>
      </w:r>
      <w:r>
        <w:rPr>
          <w:color w:val="000000"/>
        </w:rPr>
        <w:t>园林艺术及园林设计</w:t>
      </w:r>
      <w:r>
        <w:rPr>
          <w:color w:val="000000"/>
        </w:rPr>
        <w:t>[M].</w:t>
      </w:r>
      <w:r>
        <w:rPr>
          <w:color w:val="000000"/>
        </w:rPr>
        <w:t>北京</w:t>
      </w:r>
      <w:r>
        <w:rPr>
          <w:color w:val="000000"/>
        </w:rPr>
        <w:t>:</w:t>
      </w:r>
      <w:r>
        <w:rPr>
          <w:color w:val="000000"/>
        </w:rPr>
        <w:t>中国建筑工业出版社</w:t>
      </w:r>
      <w:r>
        <w:rPr>
          <w:color w:val="000000"/>
        </w:rPr>
        <w:t>,2011.</w:t>
      </w:r>
      <w:r>
        <w:t>13</w:t>
      </w:r>
      <w:r>
        <w:rPr>
          <w:color w:val="000000"/>
        </w:rPr>
        <w:t>-</w:t>
      </w:r>
      <w:r>
        <w:t>26</w:t>
      </w:r>
      <w:r>
        <w:rPr>
          <w:color w:val="000000"/>
        </w:rPr>
        <w:t>.</w:t>
      </w:r>
    </w:p>
    <w:p w14:paraId="52583EA4" w14:textId="77777777" w:rsidR="00D24A07" w:rsidRDefault="00000000">
      <w:pPr>
        <w:spacing w:line="360" w:lineRule="auto"/>
        <w:rPr>
          <w:color w:val="000000"/>
        </w:rPr>
      </w:pPr>
      <w:r>
        <w:rPr>
          <w:noProof/>
        </w:rPr>
        <mc:AlternateContent>
          <mc:Choice Requires="wps">
            <w:drawing>
              <wp:anchor distT="0" distB="0" distL="114300" distR="114300" simplePos="0" relativeHeight="251712512" behindDoc="0" locked="0" layoutInCell="1" allowOverlap="1" wp14:anchorId="2CE5522E" wp14:editId="748E8BB2">
                <wp:simplePos x="0" y="0"/>
                <wp:positionH relativeFrom="column">
                  <wp:posOffset>1697355</wp:posOffset>
                </wp:positionH>
                <wp:positionV relativeFrom="paragraph">
                  <wp:posOffset>259715</wp:posOffset>
                </wp:positionV>
                <wp:extent cx="2146300" cy="357505"/>
                <wp:effectExtent l="482600" t="46990" r="19050" b="14605"/>
                <wp:wrapNone/>
                <wp:docPr id="47" name="矩形标注 30"/>
                <wp:cNvGraphicFramePr/>
                <a:graphic xmlns:a="http://schemas.openxmlformats.org/drawingml/2006/main">
                  <a:graphicData uri="http://schemas.microsoft.com/office/word/2010/wordprocessingShape">
                    <wps:wsp>
                      <wps:cNvSpPr/>
                      <wps:spPr>
                        <a:xfrm>
                          <a:off x="0" y="0"/>
                          <a:ext cx="2146300" cy="357505"/>
                        </a:xfrm>
                        <a:prstGeom prst="wedgeRoundRectCallout">
                          <a:avLst>
                            <a:gd name="adj1" fmla="val -70207"/>
                            <a:gd name="adj2" fmla="val -58525"/>
                            <a:gd name="adj3" fmla="val 16667"/>
                          </a:avLst>
                        </a:prstGeom>
                        <a:noFill/>
                        <a:ln w="12700" cap="flat" cmpd="sng">
                          <a:solidFill>
                            <a:srgbClr val="000000"/>
                          </a:solidFill>
                          <a:prstDash val="solid"/>
                          <a:miter/>
                          <a:headEnd type="none" w="med" len="med"/>
                          <a:tailEnd type="none" w="med" len="med"/>
                        </a:ln>
                      </wps:spPr>
                      <wps:txbx>
                        <w:txbxContent>
                          <w:p w14:paraId="655F1163" w14:textId="77777777" w:rsidR="00D24A07" w:rsidRDefault="00000000">
                            <w:pPr>
                              <w:rPr>
                                <w:rFonts w:eastAsia="仿宋"/>
                                <w:sz w:val="24"/>
                                <w:szCs w:val="24"/>
                              </w:rPr>
                            </w:pPr>
                            <w:r>
                              <w:rPr>
                                <w:rFonts w:eastAsia="仿宋" w:hint="eastAsia"/>
                                <w:sz w:val="24"/>
                                <w:szCs w:val="24"/>
                              </w:rPr>
                              <w:t>所有标点符号均为英文状态下</w:t>
                            </w:r>
                          </w:p>
                        </w:txbxContent>
                      </wps:txbx>
                      <wps:bodyPr vert="horz" wrap="square" anchor="ctr" anchorCtr="0" upright="1"/>
                    </wps:wsp>
                  </a:graphicData>
                </a:graphic>
              </wp:anchor>
            </w:drawing>
          </mc:Choice>
          <mc:Fallback>
            <w:pict>
              <v:shape w14:anchorId="2CE5522E" id="_x0000_s1088" type="#_x0000_t62" style="position:absolute;left:0;text-align:left;margin-left:133.65pt;margin-top:20.45pt;width:169pt;height:28.1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" adj="-4365,-1841" filled="f" strokeweight="1pt">
                <v:textbox>
                  <w:txbxContent>
                    <w:p w14:paraId="655F1163" w14:textId="77777777" w:rsidR="00D24A07" w:rsidRDefault="00000000">
                      <w:pPr>
                        <w:rPr>
                          <w:rFonts w:eastAsia="仿宋"/>
                          <w:sz w:val="24"/>
                          <w:szCs w:val="24"/>
                        </w:rPr>
                      </w:pPr>
                      <w:r>
                        <w:rPr>
                          <w:rFonts w:eastAsia="仿宋" w:hint="eastAsia"/>
                          <w:sz w:val="24"/>
                          <w:szCs w:val="24"/>
                        </w:rPr>
                        <w:t>所有标点符号均为英文状态下</w:t>
                      </w:r>
                    </w:p>
                  </w:txbxContent>
                </v:textbox>
              </v:shape>
            </w:pict>
          </mc:Fallback>
        </mc:AlternateContent>
      </w:r>
      <w:r>
        <w:rPr>
          <w:color w:val="000000"/>
        </w:rPr>
        <w:t>[6]</w:t>
      </w:r>
      <w:r>
        <w:rPr>
          <w:color w:val="000000"/>
        </w:rPr>
        <w:t>易绮斐</w:t>
      </w:r>
      <w:r>
        <w:rPr>
          <w:color w:val="000000"/>
        </w:rPr>
        <w:t>,</w:t>
      </w:r>
      <w:r>
        <w:rPr>
          <w:color w:val="000000"/>
        </w:rPr>
        <w:t>成夏岚</w:t>
      </w:r>
      <w:r>
        <w:rPr>
          <w:color w:val="000000"/>
        </w:rPr>
        <w:t>,</w:t>
      </w:r>
      <w:r>
        <w:rPr>
          <w:color w:val="000000"/>
        </w:rPr>
        <w:t>曾庆文等</w:t>
      </w:r>
      <w:r>
        <w:rPr>
          <w:color w:val="000000"/>
        </w:rPr>
        <w:t>.</w:t>
      </w:r>
      <w:r>
        <w:rPr>
          <w:color w:val="000000"/>
        </w:rPr>
        <w:t>广州石门国家森林公园彩叶植物调查研究</w:t>
      </w:r>
      <w:r>
        <w:rPr>
          <w:color w:val="000000"/>
        </w:rPr>
        <w:t>[J].</w:t>
      </w:r>
      <w:r>
        <w:rPr>
          <w:color w:val="000000"/>
        </w:rPr>
        <w:t>福建农业科技</w:t>
      </w:r>
      <w:r>
        <w:rPr>
          <w:color w:val="000000"/>
        </w:rPr>
        <w:t>,2008,25(1):113-124.</w:t>
      </w:r>
    </w:p>
    <w:p w14:paraId="1E680088" w14:textId="77777777" w:rsidR="00D24A07" w:rsidRDefault="00000000">
      <w:pPr>
        <w:spacing w:line="360" w:lineRule="auto"/>
        <w:rPr>
          <w:color w:val="000000"/>
        </w:rPr>
      </w:pPr>
      <w:r>
        <w:rPr>
          <w:color w:val="000000"/>
        </w:rPr>
        <w:t>[7]</w:t>
      </w:r>
      <w:r>
        <w:rPr>
          <w:color w:val="000000"/>
        </w:rPr>
        <w:t>成夏岚</w:t>
      </w:r>
      <w:r>
        <w:rPr>
          <w:color w:val="000000"/>
        </w:rPr>
        <w:t>,</w:t>
      </w:r>
      <w:r>
        <w:rPr>
          <w:color w:val="000000"/>
        </w:rPr>
        <w:t>陈燕</w:t>
      </w:r>
      <w:r>
        <w:rPr>
          <w:color w:val="000000"/>
        </w:rPr>
        <w:t>,</w:t>
      </w:r>
      <w:r>
        <w:rPr>
          <w:color w:val="000000"/>
        </w:rPr>
        <w:t>陈红锋</w:t>
      </w:r>
      <w:r>
        <w:rPr>
          <w:color w:val="000000"/>
        </w:rPr>
        <w:t>.</w:t>
      </w:r>
      <w:r>
        <w:rPr>
          <w:color w:val="000000"/>
        </w:rPr>
        <w:t>湛江市园林彩叶植物资源及其特色</w:t>
      </w:r>
      <w:r>
        <w:rPr>
          <w:color w:val="000000"/>
        </w:rPr>
        <w:t>[J].</w:t>
      </w:r>
      <w:r>
        <w:rPr>
          <w:color w:val="000000"/>
        </w:rPr>
        <w:t>中国园林</w:t>
      </w:r>
      <w:r>
        <w:rPr>
          <w:color w:val="000000"/>
        </w:rPr>
        <w:t>,2010,(6):64-87.</w:t>
      </w:r>
    </w:p>
    <w:p w14:paraId="16E92AEA" w14:textId="77777777" w:rsidR="00D24A07" w:rsidRDefault="00000000">
      <w:pPr>
        <w:spacing w:line="360" w:lineRule="auto"/>
        <w:rPr>
          <w:color w:val="000000"/>
        </w:rPr>
      </w:pPr>
      <w:r>
        <w:rPr>
          <w:color w:val="000000"/>
        </w:rPr>
        <w:t>[8]</w:t>
      </w:r>
      <w:proofErr w:type="gramStart"/>
      <w:r>
        <w:rPr>
          <w:color w:val="000000"/>
        </w:rPr>
        <w:t>宋志瑜</w:t>
      </w:r>
      <w:proofErr w:type="gramEnd"/>
      <w:r>
        <w:rPr>
          <w:color w:val="000000"/>
        </w:rPr>
        <w:t>.</w:t>
      </w:r>
      <w:r>
        <w:rPr>
          <w:color w:val="000000"/>
        </w:rPr>
        <w:t>彩叶植物在厦门园林绿化中的应用研究</w:t>
      </w:r>
      <w:r>
        <w:rPr>
          <w:color w:val="000000"/>
        </w:rPr>
        <w:t>[J].</w:t>
      </w:r>
      <w:r>
        <w:rPr>
          <w:color w:val="000000"/>
        </w:rPr>
        <w:t>安徽农业通报</w:t>
      </w:r>
      <w:r>
        <w:rPr>
          <w:color w:val="000000"/>
        </w:rPr>
        <w:t>,2013,41(15):6773-6774.</w:t>
      </w:r>
    </w:p>
    <w:p w14:paraId="0A200DC1" w14:textId="77777777" w:rsidR="00D24A07" w:rsidRDefault="00000000">
      <w:pPr>
        <w:spacing w:line="360" w:lineRule="auto"/>
        <w:rPr>
          <w:color w:val="000000"/>
        </w:rPr>
      </w:pPr>
      <w:r>
        <w:rPr>
          <w:color w:val="000000"/>
        </w:rPr>
        <w:t>[9]</w:t>
      </w:r>
      <w:r>
        <w:rPr>
          <w:color w:val="000000"/>
        </w:rPr>
        <w:t>柴素芬</w:t>
      </w:r>
      <w:r>
        <w:rPr>
          <w:color w:val="000000"/>
        </w:rPr>
        <w:t>,</w:t>
      </w:r>
      <w:r>
        <w:rPr>
          <w:color w:val="000000"/>
        </w:rPr>
        <w:t>肖河章</w:t>
      </w:r>
      <w:r>
        <w:rPr>
          <w:color w:val="000000"/>
        </w:rPr>
        <w:t>,</w:t>
      </w:r>
      <w:r>
        <w:rPr>
          <w:color w:val="000000"/>
        </w:rPr>
        <w:t>霍洁妍</w:t>
      </w:r>
      <w:r>
        <w:rPr>
          <w:color w:val="000000"/>
        </w:rPr>
        <w:t>.</w:t>
      </w:r>
      <w:proofErr w:type="gramStart"/>
      <w:r>
        <w:rPr>
          <w:color w:val="000000"/>
        </w:rPr>
        <w:t>惠州市彩叶</w:t>
      </w:r>
      <w:proofErr w:type="gramEnd"/>
      <w:r>
        <w:rPr>
          <w:color w:val="000000"/>
        </w:rPr>
        <w:t>植物资源调查</w:t>
      </w:r>
      <w:r>
        <w:rPr>
          <w:color w:val="000000"/>
        </w:rPr>
        <w:t>[J].</w:t>
      </w:r>
      <w:r>
        <w:rPr>
          <w:color w:val="000000"/>
        </w:rPr>
        <w:t>安徽农业通报</w:t>
      </w:r>
      <w:r>
        <w:rPr>
          <w:color w:val="000000"/>
        </w:rPr>
        <w:t>,2008,14(21):49-51.</w:t>
      </w:r>
    </w:p>
    <w:p w14:paraId="0ABC682D" w14:textId="77777777" w:rsidR="00D24A07" w:rsidRDefault="00000000">
      <w:pPr>
        <w:spacing w:line="360" w:lineRule="auto"/>
      </w:pPr>
      <w:r>
        <w:t>[10]</w:t>
      </w:r>
      <w:r>
        <w:t>廖飞勇</w:t>
      </w:r>
      <w:r>
        <w:t>,</w:t>
      </w:r>
      <w:proofErr w:type="gramStart"/>
      <w:r>
        <w:t>覃事妮</w:t>
      </w:r>
      <w:proofErr w:type="gramEnd"/>
      <w:r>
        <w:t>,</w:t>
      </w:r>
      <w:r>
        <w:t>王淑芬</w:t>
      </w:r>
      <w:r>
        <w:t>.</w:t>
      </w:r>
      <w:r>
        <w:t>植物景观色彩</w:t>
      </w:r>
      <w:r>
        <w:t>[M].</w:t>
      </w:r>
      <w:r>
        <w:t>北京</w:t>
      </w:r>
      <w:r>
        <w:t>:</w:t>
      </w:r>
      <w:r>
        <w:t>化学工业出版社</w:t>
      </w:r>
      <w:r>
        <w:t>,2012.7</w:t>
      </w:r>
      <w:r>
        <w:rPr>
          <w:color w:val="000000"/>
        </w:rPr>
        <w:t>-30.</w:t>
      </w:r>
    </w:p>
    <w:p w14:paraId="78F54FA0" w14:textId="77777777" w:rsidR="00D24A07" w:rsidRDefault="00000000">
      <w:pPr>
        <w:spacing w:line="360" w:lineRule="auto"/>
      </w:pPr>
      <w:r>
        <w:t>[11]</w:t>
      </w:r>
      <w:r>
        <w:t>李霞</w:t>
      </w:r>
      <w:r>
        <w:t>.</w:t>
      </w:r>
      <w:r>
        <w:t>园林植物色彩对人的生理和心理的影响</w:t>
      </w:r>
      <w:r>
        <w:t>[D].</w:t>
      </w:r>
      <w:r>
        <w:t>北京</w:t>
      </w:r>
      <w:r>
        <w:t>:</w:t>
      </w:r>
      <w:r>
        <w:t>北京林业大学</w:t>
      </w:r>
      <w:r>
        <w:t>,2010.6.</w:t>
      </w:r>
    </w:p>
    <w:p w14:paraId="75FC9FB0" w14:textId="77777777" w:rsidR="00D24A07" w:rsidRDefault="00000000">
      <w:pPr>
        <w:spacing w:line="360" w:lineRule="auto"/>
      </w:pPr>
      <w:r>
        <w:t>[12]</w:t>
      </w:r>
      <w:r>
        <w:t>刘丹</w:t>
      </w:r>
      <w:r>
        <w:t>.</w:t>
      </w:r>
      <w:r>
        <w:t>浅谈色彩在园林设计中的运用</w:t>
      </w:r>
      <w:r>
        <w:t>[D].</w:t>
      </w:r>
      <w:r>
        <w:t>长沙</w:t>
      </w:r>
      <w:r>
        <w:t>:</w:t>
      </w:r>
      <w:r>
        <w:t>中南林业科技大学</w:t>
      </w:r>
      <w:r>
        <w:t>,2009.6.</w:t>
      </w:r>
    </w:p>
    <w:p w14:paraId="778718CC" w14:textId="77777777" w:rsidR="00D24A07" w:rsidRDefault="00000000">
      <w:pPr>
        <w:spacing w:line="360" w:lineRule="auto"/>
      </w:pPr>
      <w:r>
        <w:t>[13]</w:t>
      </w:r>
      <w:proofErr w:type="gramStart"/>
      <w:r>
        <w:t>庄雪影</w:t>
      </w:r>
      <w:proofErr w:type="gramEnd"/>
      <w:r>
        <w:t>.</w:t>
      </w:r>
      <w:r>
        <w:t>园林树木学</w:t>
      </w:r>
      <w:r>
        <w:t>[M].</w:t>
      </w:r>
      <w:r>
        <w:t>广州</w:t>
      </w:r>
      <w:r>
        <w:t>:</w:t>
      </w:r>
      <w:r>
        <w:t>华南理工大学出版社</w:t>
      </w:r>
      <w:r>
        <w:t>,2006.9:128-130.</w:t>
      </w:r>
    </w:p>
    <w:p w14:paraId="14CF3FAD" w14:textId="77777777" w:rsidR="00D24A07" w:rsidRDefault="00000000">
      <w:pPr>
        <w:spacing w:line="360" w:lineRule="auto"/>
      </w:pPr>
      <w:r>
        <w:t>[14]</w:t>
      </w:r>
      <w:r>
        <w:t>王艳</w:t>
      </w:r>
      <w:r>
        <w:t>,</w:t>
      </w:r>
      <w:proofErr w:type="gramStart"/>
      <w:r>
        <w:t>方建勇</w:t>
      </w:r>
      <w:proofErr w:type="gramEnd"/>
      <w:r>
        <w:t>.</w:t>
      </w:r>
      <w:r>
        <w:t>彩叶植物在杭州园林中的配置应用</w:t>
      </w:r>
      <w:r>
        <w:t>[J].</w:t>
      </w:r>
      <w:r>
        <w:t>中国园林</w:t>
      </w:r>
      <w:r>
        <w:t>,2008</w:t>
      </w:r>
      <w:r>
        <w:rPr>
          <w:color w:val="000000"/>
        </w:rPr>
        <w:t>,</w:t>
      </w:r>
      <w:r>
        <w:t>(7)</w:t>
      </w:r>
      <w:r>
        <w:rPr>
          <w:color w:val="000000"/>
        </w:rPr>
        <w:t>:</w:t>
      </w:r>
      <w:r>
        <w:t>73-80.</w:t>
      </w:r>
    </w:p>
    <w:p w14:paraId="6DCA832C" w14:textId="77777777" w:rsidR="00D24A07" w:rsidRDefault="00000000">
      <w:pPr>
        <w:spacing w:line="360" w:lineRule="auto"/>
      </w:pPr>
      <w:r>
        <w:t>[15]</w:t>
      </w:r>
      <w:r>
        <w:t>费中方</w:t>
      </w:r>
      <w:r>
        <w:t>.</w:t>
      </w:r>
      <w:r>
        <w:t>园林植物色彩构成及配置研究</w:t>
      </w:r>
      <w:r>
        <w:t>[D].</w:t>
      </w:r>
      <w:r>
        <w:t>咸阳</w:t>
      </w:r>
      <w:r>
        <w:t>:</w:t>
      </w:r>
      <w:r>
        <w:t>西北农林大学</w:t>
      </w:r>
      <w:r>
        <w:t>,2010.10.</w:t>
      </w:r>
    </w:p>
    <w:p w14:paraId="0D171916" w14:textId="77777777" w:rsidR="00D24A07" w:rsidRDefault="00000000">
      <w:pPr>
        <w:spacing w:line="360" w:lineRule="auto"/>
      </w:pPr>
      <w:r>
        <w:t>[16]</w:t>
      </w:r>
      <w:proofErr w:type="gramStart"/>
      <w:r>
        <w:t>衣晓霞</w:t>
      </w:r>
      <w:proofErr w:type="gramEnd"/>
      <w:r>
        <w:t>.</w:t>
      </w:r>
      <w:r>
        <w:t>色彩景观在园林设计中的研究</w:t>
      </w:r>
      <w:r>
        <w:t>[D].</w:t>
      </w:r>
      <w:r>
        <w:t>哈尔滨</w:t>
      </w:r>
      <w:r>
        <w:t>:</w:t>
      </w:r>
      <w:r>
        <w:t>东北农业大学</w:t>
      </w:r>
      <w:r>
        <w:t>,2007.6.</w:t>
      </w:r>
    </w:p>
    <w:p w14:paraId="4A2A1C43" w14:textId="77777777" w:rsidR="00D24A07" w:rsidRDefault="00000000">
      <w:pPr>
        <w:spacing w:line="360" w:lineRule="auto"/>
      </w:pPr>
      <w:r>
        <w:t>[17]</w:t>
      </w:r>
      <w:r>
        <w:t>刘雪梅</w:t>
      </w:r>
      <w:r>
        <w:t>,</w:t>
      </w:r>
      <w:r>
        <w:t>杨传贵</w:t>
      </w:r>
      <w:r>
        <w:t>,</w:t>
      </w:r>
      <w:r>
        <w:t>邵丽艳</w:t>
      </w:r>
      <w:r>
        <w:t>.</w:t>
      </w:r>
      <w:r>
        <w:t>天津市彩色树种调查及应用</w:t>
      </w:r>
      <w:r>
        <w:t>[J].</w:t>
      </w:r>
      <w:r>
        <w:t>山东林业科技</w:t>
      </w:r>
      <w:r>
        <w:t>,2007</w:t>
      </w:r>
      <w:r>
        <w:rPr>
          <w:color w:val="000000"/>
        </w:rPr>
        <w:t>,</w:t>
      </w:r>
      <w:r>
        <w:t>(3)</w:t>
      </w:r>
      <w:r>
        <w:rPr>
          <w:color w:val="000000"/>
        </w:rPr>
        <w:t>:</w:t>
      </w:r>
      <w:r>
        <w:t>48-49.</w:t>
      </w:r>
    </w:p>
    <w:p w14:paraId="4C8B03D1" w14:textId="77777777" w:rsidR="00D24A07" w:rsidRDefault="00000000">
      <w:pPr>
        <w:spacing w:line="360" w:lineRule="auto"/>
        <w:ind w:left="420" w:hangingChars="200" w:hanging="420"/>
        <w:rPr>
          <w:bCs/>
        </w:rPr>
      </w:pPr>
      <w:r>
        <w:t>[</w:t>
      </w:r>
      <w:proofErr w:type="gramStart"/>
      <w:r>
        <w:t>1</w:t>
      </w:r>
      <w:r>
        <w:rPr>
          <w:rFonts w:hint="eastAsia"/>
        </w:rPr>
        <w:t>8</w:t>
      </w:r>
      <w:r>
        <w:t>]</w:t>
      </w:r>
      <w:r>
        <w:rPr>
          <w:bCs/>
        </w:rPr>
        <w:t>Buseck</w:t>
      </w:r>
      <w:proofErr w:type="gramEnd"/>
      <w:r>
        <w:rPr>
          <w:bCs/>
        </w:rPr>
        <w:t xml:space="preserve"> P R. Research of a wireless sensor network[M]. New York: New York University, 2004:10-11.</w:t>
      </w:r>
    </w:p>
    <w:p w14:paraId="0C1E3BBA" w14:textId="77777777" w:rsidR="00D24A07" w:rsidRDefault="00000000">
      <w:pPr>
        <w:spacing w:line="360" w:lineRule="auto"/>
        <w:rPr>
          <w:color w:val="000000"/>
        </w:rPr>
      </w:pPr>
      <w:r w:rsidRPr="006B5CE3">
        <w:rPr>
          <w:color w:val="000000"/>
          <w:lang w:val="de-DE"/>
        </w:rPr>
        <w:t>[1</w:t>
      </w:r>
      <w:r w:rsidRPr="006B5CE3">
        <w:rPr>
          <w:rFonts w:hint="eastAsia"/>
          <w:color w:val="000000"/>
          <w:lang w:val="de-DE"/>
        </w:rPr>
        <w:t>9</w:t>
      </w:r>
      <w:r w:rsidRPr="006B5CE3">
        <w:rPr>
          <w:color w:val="000000"/>
          <w:lang w:val="de-DE"/>
        </w:rPr>
        <w:t>]</w:t>
      </w:r>
      <w:r>
        <w:rPr>
          <w:color w:val="000000"/>
          <w:lang w:val="nl-NL"/>
        </w:rPr>
        <w:t xml:space="preserve">LI Zhen, WANG Ning, ZHANG Yi, et al. </w:t>
      </w:r>
      <w:r>
        <w:rPr>
          <w:color w:val="000000"/>
        </w:rPr>
        <w:t>Closed-loop drip irrigation control using a hybrid wireless sensor and actuator network[J]. SCIENCE CHINA-Information Science, 2011, 54(3): 577-588.</w:t>
      </w:r>
    </w:p>
    <w:p w14:paraId="7EE5F707" w14:textId="77777777" w:rsidR="00D24A07" w:rsidRDefault="00000000">
      <w:pPr>
        <w:numPr>
          <w:ins w:id="9" w:author="燕子" w:date="1900-01-01T00:00:00Z"/>
        </w:numPr>
        <w:spacing w:line="360" w:lineRule="auto"/>
        <w:ind w:left="420" w:hangingChars="200" w:hanging="420"/>
      </w:pPr>
      <w:r>
        <w:t>[2</w:t>
      </w:r>
      <w:r>
        <w:rPr>
          <w:rFonts w:hint="eastAsia"/>
        </w:rPr>
        <w:t>0</w:t>
      </w:r>
      <w:r>
        <w:t>]</w:t>
      </w:r>
      <w:r>
        <w:t>袁明</w:t>
      </w:r>
      <w:r>
        <w:t>,</w:t>
      </w:r>
      <w:r>
        <w:t>万兴智</w:t>
      </w:r>
      <w:r>
        <w:t>,</w:t>
      </w:r>
      <w:r>
        <w:t>杜蕾</w:t>
      </w:r>
      <w:r>
        <w:t>,</w:t>
      </w:r>
      <w:r>
        <w:t>等</w:t>
      </w:r>
      <w:r>
        <w:t>.</w:t>
      </w:r>
      <w:r>
        <w:t>红花檵木叶色变化机理的初步研究</w:t>
      </w:r>
      <w:r>
        <w:t>[J].</w:t>
      </w:r>
      <w:r>
        <w:t>园艺学报</w:t>
      </w:r>
      <w:r>
        <w:t>2010,(6):949-956</w:t>
      </w:r>
      <w:bookmarkStart w:id="10" w:name="_Toc388569126"/>
      <w:bookmarkStart w:id="11" w:name="_Toc388568946"/>
      <w:r>
        <w:t>.</w:t>
      </w:r>
    </w:p>
    <w:p w14:paraId="5742CB0B" w14:textId="77777777" w:rsidR="00D24A07" w:rsidRDefault="00000000">
      <w:r>
        <w:rPr>
          <w:noProof/>
        </w:rPr>
        <mc:AlternateContent>
          <mc:Choice Requires="wps">
            <w:drawing>
              <wp:anchor distT="0" distB="0" distL="114300" distR="114300" simplePos="0" relativeHeight="251707392" behindDoc="0" locked="0" layoutInCell="1" allowOverlap="1" wp14:anchorId="1B921577" wp14:editId="4E4E3BFD">
                <wp:simplePos x="0" y="0"/>
                <wp:positionH relativeFrom="column">
                  <wp:posOffset>944880</wp:posOffset>
                </wp:positionH>
                <wp:positionV relativeFrom="paragraph">
                  <wp:posOffset>113030</wp:posOffset>
                </wp:positionV>
                <wp:extent cx="2842895" cy="650875"/>
                <wp:effectExtent l="6350" t="189865" r="8255" b="16510"/>
                <wp:wrapNone/>
                <wp:docPr id="25" name="矩形标注 36"/>
                <wp:cNvGraphicFramePr/>
                <a:graphic xmlns:a="http://schemas.openxmlformats.org/drawingml/2006/main">
                  <a:graphicData uri="http://schemas.microsoft.com/office/word/2010/wordprocessingShape">
                    <wps:wsp>
                      <wps:cNvSpPr/>
                      <wps:spPr>
                        <a:xfrm>
                          <a:off x="0" y="0"/>
                          <a:ext cx="2842895" cy="650875"/>
                        </a:xfrm>
                        <a:prstGeom prst="wedgeRoundRectCallout">
                          <a:avLst>
                            <a:gd name="adj1" fmla="val -39707"/>
                            <a:gd name="adj2" fmla="val -77609"/>
                            <a:gd name="adj3" fmla="val 16667"/>
                          </a:avLst>
                        </a:prstGeom>
                        <a:noFill/>
                        <a:ln w="12700" cap="flat" cmpd="sng">
                          <a:solidFill>
                            <a:srgbClr val="000000"/>
                          </a:solidFill>
                          <a:prstDash val="solid"/>
                          <a:miter/>
                          <a:headEnd type="none" w="med" len="med"/>
                          <a:tailEnd type="none" w="med" len="med"/>
                        </a:ln>
                      </wps:spPr>
                      <wps:txbx>
                        <w:txbxContent>
                          <w:p w14:paraId="09C6D596" w14:textId="77777777" w:rsidR="00D24A07" w:rsidRDefault="00000000">
                            <w:pPr>
                              <w:jc w:val="left"/>
                              <w:rPr>
                                <w:rFonts w:eastAsia="仿宋"/>
                                <w:sz w:val="24"/>
                                <w:szCs w:val="24"/>
                              </w:rPr>
                            </w:pPr>
                            <w:r>
                              <w:rPr>
                                <w:rFonts w:eastAsia="仿宋" w:hint="eastAsia"/>
                                <w:sz w:val="24"/>
                                <w:szCs w:val="24"/>
                              </w:rPr>
                              <w:t>参考文献作者</w:t>
                            </w:r>
                            <w:r>
                              <w:rPr>
                                <w:rFonts w:eastAsia="仿宋"/>
                                <w:sz w:val="24"/>
                                <w:szCs w:val="24"/>
                              </w:rPr>
                              <w:t>超过</w:t>
                            </w:r>
                            <w:r>
                              <w:rPr>
                                <w:rFonts w:eastAsia="仿宋"/>
                                <w:sz w:val="24"/>
                                <w:szCs w:val="24"/>
                              </w:rPr>
                              <w:t>3</w:t>
                            </w:r>
                            <w:r>
                              <w:rPr>
                                <w:rFonts w:eastAsia="仿宋"/>
                                <w:sz w:val="24"/>
                                <w:szCs w:val="24"/>
                              </w:rPr>
                              <w:t>人时，只写前</w:t>
                            </w:r>
                            <w:r>
                              <w:rPr>
                                <w:rFonts w:eastAsia="仿宋"/>
                                <w:sz w:val="24"/>
                                <w:szCs w:val="24"/>
                              </w:rPr>
                              <w:t>3</w:t>
                            </w:r>
                            <w:r>
                              <w:rPr>
                                <w:rFonts w:eastAsia="仿宋" w:hint="eastAsia"/>
                                <w:sz w:val="24"/>
                                <w:szCs w:val="24"/>
                              </w:rPr>
                              <w:t>位</w:t>
                            </w:r>
                            <w:r>
                              <w:rPr>
                                <w:rFonts w:eastAsia="仿宋"/>
                                <w:sz w:val="24"/>
                                <w:szCs w:val="24"/>
                              </w:rPr>
                              <w:t>，后面加</w:t>
                            </w:r>
                            <w:r>
                              <w:rPr>
                                <w:rFonts w:eastAsia="仿宋"/>
                                <w:sz w:val="24"/>
                                <w:szCs w:val="24"/>
                              </w:rPr>
                              <w:t>“</w:t>
                            </w:r>
                            <w:r>
                              <w:rPr>
                                <w:rFonts w:eastAsia="仿宋"/>
                                <w:sz w:val="24"/>
                                <w:szCs w:val="24"/>
                              </w:rPr>
                              <w:t>等</w:t>
                            </w:r>
                            <w:r>
                              <w:rPr>
                                <w:rFonts w:eastAsia="仿宋"/>
                                <w:sz w:val="24"/>
                                <w:szCs w:val="24"/>
                              </w:rPr>
                              <w:t>”</w:t>
                            </w:r>
                            <w:r>
                              <w:rPr>
                                <w:rFonts w:eastAsia="仿宋" w:hint="eastAsia"/>
                                <w:sz w:val="24"/>
                                <w:szCs w:val="24"/>
                              </w:rPr>
                              <w:t>（中文）</w:t>
                            </w:r>
                            <w:r>
                              <w:rPr>
                                <w:rFonts w:eastAsia="仿宋"/>
                                <w:sz w:val="24"/>
                                <w:szCs w:val="24"/>
                              </w:rPr>
                              <w:t>或</w:t>
                            </w:r>
                            <w:r>
                              <w:rPr>
                                <w:rFonts w:eastAsia="仿宋"/>
                                <w:sz w:val="24"/>
                                <w:szCs w:val="24"/>
                              </w:rPr>
                              <w:t>“et al”</w:t>
                            </w:r>
                            <w:r>
                              <w:rPr>
                                <w:rFonts w:eastAsia="仿宋" w:hint="eastAsia"/>
                                <w:sz w:val="24"/>
                                <w:szCs w:val="24"/>
                              </w:rPr>
                              <w:t>（英文）</w:t>
                            </w:r>
                          </w:p>
                        </w:txbxContent>
                      </wps:txbx>
                      <wps:bodyPr vert="horz" wrap="square" anchor="ctr" anchorCtr="0" upright="1"/>
                    </wps:wsp>
                  </a:graphicData>
                </a:graphic>
              </wp:anchor>
            </w:drawing>
          </mc:Choice>
          <mc:Fallback>
            <w:pict>
              <v:shape w14:anchorId="1B921577" id="矩形标注 36" o:spid="_x0000_s1089" type="#_x0000_t62" style="position:absolute;left:0;text-align:left;margin-left:74.4pt;margin-top:8.9pt;width:223.85pt;height:51.2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" adj="2223,-5964" filled="f" strokeweight="1pt">
                <v:textbox>
                  <w:txbxContent>
                    <w:p w14:paraId="09C6D596" w14:textId="77777777" w:rsidR="00D24A07" w:rsidRDefault="00000000">
                      <w:pPr>
                        <w:jc w:val="left"/>
                        <w:rPr>
                          <w:rFonts w:eastAsia="仿宋"/>
                          <w:sz w:val="24"/>
                          <w:szCs w:val="24"/>
                        </w:rPr>
                      </w:pPr>
                      <w:r>
                        <w:rPr>
                          <w:rFonts w:eastAsia="仿宋" w:hint="eastAsia"/>
                          <w:sz w:val="24"/>
                          <w:szCs w:val="24"/>
                        </w:rPr>
                        <w:t>参考文献作者</w:t>
                      </w:r>
                      <w:r>
                        <w:rPr>
                          <w:rFonts w:eastAsia="仿宋"/>
                          <w:sz w:val="24"/>
                          <w:szCs w:val="24"/>
                        </w:rPr>
                        <w:t>超过</w:t>
                      </w:r>
                      <w:r>
                        <w:rPr>
                          <w:rFonts w:eastAsia="仿宋"/>
                          <w:sz w:val="24"/>
                          <w:szCs w:val="24"/>
                        </w:rPr>
                        <w:t>3</w:t>
                      </w:r>
                      <w:r>
                        <w:rPr>
                          <w:rFonts w:eastAsia="仿宋"/>
                          <w:sz w:val="24"/>
                          <w:szCs w:val="24"/>
                        </w:rPr>
                        <w:t>人时，只写前</w:t>
                      </w:r>
                      <w:r>
                        <w:rPr>
                          <w:rFonts w:eastAsia="仿宋"/>
                          <w:sz w:val="24"/>
                          <w:szCs w:val="24"/>
                        </w:rPr>
                        <w:t>3</w:t>
                      </w:r>
                      <w:r>
                        <w:rPr>
                          <w:rFonts w:eastAsia="仿宋" w:hint="eastAsia"/>
                          <w:sz w:val="24"/>
                          <w:szCs w:val="24"/>
                        </w:rPr>
                        <w:t>位</w:t>
                      </w:r>
                      <w:r>
                        <w:rPr>
                          <w:rFonts w:eastAsia="仿宋"/>
                          <w:sz w:val="24"/>
                          <w:szCs w:val="24"/>
                        </w:rPr>
                        <w:t>，后面加</w:t>
                      </w:r>
                      <w:r>
                        <w:rPr>
                          <w:rFonts w:eastAsia="仿宋"/>
                          <w:sz w:val="24"/>
                          <w:szCs w:val="24"/>
                        </w:rPr>
                        <w:t>“</w:t>
                      </w:r>
                      <w:r>
                        <w:rPr>
                          <w:rFonts w:eastAsia="仿宋"/>
                          <w:sz w:val="24"/>
                          <w:szCs w:val="24"/>
                        </w:rPr>
                        <w:t>等</w:t>
                      </w:r>
                      <w:r>
                        <w:rPr>
                          <w:rFonts w:eastAsia="仿宋"/>
                          <w:sz w:val="24"/>
                          <w:szCs w:val="24"/>
                        </w:rPr>
                        <w:t>”</w:t>
                      </w:r>
                      <w:r>
                        <w:rPr>
                          <w:rFonts w:eastAsia="仿宋" w:hint="eastAsia"/>
                          <w:sz w:val="24"/>
                          <w:szCs w:val="24"/>
                        </w:rPr>
                        <w:t>（中文）</w:t>
                      </w:r>
                      <w:r>
                        <w:rPr>
                          <w:rFonts w:eastAsia="仿宋"/>
                          <w:sz w:val="24"/>
                          <w:szCs w:val="24"/>
                        </w:rPr>
                        <w:t>或</w:t>
                      </w:r>
                      <w:r>
                        <w:rPr>
                          <w:rFonts w:eastAsia="仿宋"/>
                          <w:sz w:val="24"/>
                          <w:szCs w:val="24"/>
                        </w:rPr>
                        <w:t>“et al”</w:t>
                      </w:r>
                      <w:r>
                        <w:rPr>
                          <w:rFonts w:eastAsia="仿宋" w:hint="eastAsia"/>
                          <w:sz w:val="24"/>
                          <w:szCs w:val="24"/>
                        </w:rPr>
                        <w:t>（英文）</w:t>
                      </w:r>
                    </w:p>
                  </w:txbxContent>
                </v:textbox>
              </v:shape>
            </w:pict>
          </mc:Fallback>
        </mc:AlternateContent>
      </w:r>
    </w:p>
    <w:p w14:paraId="38743672" w14:textId="77777777" w:rsidR="00D24A07" w:rsidRDefault="00D24A07"/>
    <w:p w14:paraId="5D5977E6" w14:textId="77777777" w:rsidR="00D24A07" w:rsidRDefault="00000000">
      <w:pPr>
        <w:tabs>
          <w:tab w:val="left" w:pos="250"/>
        </w:tabs>
      </w:pPr>
      <w:r>
        <w:tab/>
      </w:r>
    </w:p>
    <w:p w14:paraId="4C598D24" w14:textId="77777777" w:rsidR="00D24A07" w:rsidRDefault="00D24A07">
      <w:pPr>
        <w:tabs>
          <w:tab w:val="left" w:pos="250"/>
        </w:tabs>
      </w:pPr>
    </w:p>
    <w:p w14:paraId="22888F12" w14:textId="77777777" w:rsidR="00D24A07" w:rsidRDefault="00D24A07">
      <w:pPr>
        <w:tabs>
          <w:tab w:val="left" w:pos="250"/>
        </w:tabs>
      </w:pPr>
    </w:p>
    <w:p w14:paraId="6BE57C14" w14:textId="77777777" w:rsidR="00D24A07" w:rsidRDefault="00D24A07">
      <w:pPr>
        <w:tabs>
          <w:tab w:val="left" w:pos="250"/>
        </w:tabs>
      </w:pPr>
    </w:p>
    <w:p w14:paraId="5DD60399" w14:textId="77777777" w:rsidR="00D24A07" w:rsidRDefault="00000000">
      <w:pPr>
        <w:adjustRightInd w:val="0"/>
        <w:snapToGrid w:val="0"/>
        <w:jc w:val="left"/>
        <w:rPr>
          <w:rFonts w:ascii="隶书" w:eastAsia="隶书" w:hAnsi="隶书" w:cs="隶书" w:hint="eastAsia"/>
          <w:color w:val="FF0000"/>
          <w:sz w:val="32"/>
          <w:szCs w:val="32"/>
        </w:rPr>
      </w:pPr>
      <w:r>
        <w:rPr>
          <w:rFonts w:ascii="隶书" w:eastAsia="隶书" w:hAnsi="隶书" w:cs="隶书" w:hint="eastAsia"/>
          <w:color w:val="FF0000"/>
          <w:sz w:val="32"/>
          <w:szCs w:val="32"/>
        </w:rPr>
        <w:t>参考文献尽可能涵盖最新研究成果，确保前沿性和时效性；不少于10篇；要在引用</w:t>
      </w:r>
      <w:proofErr w:type="gramStart"/>
      <w:r>
        <w:rPr>
          <w:rFonts w:ascii="隶书" w:eastAsia="隶书" w:hAnsi="隶书" w:cs="隶书" w:hint="eastAsia"/>
          <w:color w:val="FF0000"/>
          <w:sz w:val="32"/>
          <w:szCs w:val="32"/>
        </w:rPr>
        <w:t>处规范</w:t>
      </w:r>
      <w:proofErr w:type="gramEnd"/>
      <w:r>
        <w:rPr>
          <w:rFonts w:ascii="隶书" w:eastAsia="隶书" w:hAnsi="隶书" w:cs="隶书" w:hint="eastAsia"/>
          <w:color w:val="FF0000"/>
          <w:sz w:val="32"/>
          <w:szCs w:val="32"/>
        </w:rPr>
        <w:t>标识</w:t>
      </w:r>
    </w:p>
    <w:p w14:paraId="7654F9FE" w14:textId="77777777" w:rsidR="00D24A07" w:rsidRDefault="00D24A07">
      <w:pPr>
        <w:tabs>
          <w:tab w:val="left" w:pos="250"/>
        </w:tabs>
      </w:pPr>
    </w:p>
    <w:p w14:paraId="35077751" w14:textId="77777777" w:rsidR="00D24A07" w:rsidRDefault="00D24A07">
      <w:pPr>
        <w:tabs>
          <w:tab w:val="left" w:pos="250"/>
        </w:tabs>
      </w:pPr>
    </w:p>
    <w:p w14:paraId="7A792395" w14:textId="77777777" w:rsidR="00D24A07" w:rsidRDefault="00000000">
      <w:pPr>
        <w:tabs>
          <w:tab w:val="left" w:pos="250"/>
        </w:tabs>
        <w:spacing w:line="360" w:lineRule="auto"/>
        <w:rPr>
          <w:rFonts w:eastAsia="黑体"/>
          <w:sz w:val="28"/>
          <w:szCs w:val="28"/>
        </w:rPr>
      </w:pPr>
      <w:r>
        <w:rPr>
          <w:rFonts w:eastAsia="黑体"/>
          <w:noProof/>
          <w:sz w:val="28"/>
          <w:szCs w:val="28"/>
        </w:rPr>
        <w:lastRenderedPageBreak/>
        <mc:AlternateContent>
          <mc:Choice Requires="wps">
            <w:drawing>
              <wp:anchor distT="0" distB="0" distL="114300" distR="114300" simplePos="0" relativeHeight="251668480" behindDoc="0" locked="0" layoutInCell="1" allowOverlap="1" wp14:anchorId="2A6036DF" wp14:editId="4825DA4F">
                <wp:simplePos x="0" y="0"/>
                <wp:positionH relativeFrom="column">
                  <wp:posOffset>1238250</wp:posOffset>
                </wp:positionH>
                <wp:positionV relativeFrom="paragraph">
                  <wp:posOffset>-396875</wp:posOffset>
                </wp:positionV>
                <wp:extent cx="1848485" cy="781050"/>
                <wp:effectExtent l="704850" t="6350" r="18415" b="12700"/>
                <wp:wrapNone/>
                <wp:docPr id="21" name="矩形标注 54"/>
                <wp:cNvGraphicFramePr/>
                <a:graphic xmlns:a="http://schemas.openxmlformats.org/drawingml/2006/main">
                  <a:graphicData uri="http://schemas.microsoft.com/office/word/2010/wordprocessingShape">
                    <wps:wsp>
                      <wps:cNvSpPr/>
                      <wps:spPr>
                        <a:xfrm>
                          <a:off x="0" y="0"/>
                          <a:ext cx="1848485" cy="781050"/>
                        </a:xfrm>
                        <a:prstGeom prst="wedgeRoundRectCallout">
                          <a:avLst>
                            <a:gd name="adj1" fmla="val -85760"/>
                            <a:gd name="adj2" fmla="val 24471"/>
                            <a:gd name="adj3" fmla="val 16667"/>
                          </a:avLst>
                        </a:prstGeom>
                        <a:noFill/>
                        <a:ln w="12700" cap="flat" cmpd="sng">
                          <a:solidFill>
                            <a:srgbClr val="000000"/>
                          </a:solidFill>
                          <a:prstDash val="solid"/>
                          <a:miter/>
                          <a:headEnd type="none" w="med" len="med"/>
                          <a:tailEnd type="none" w="med" len="med"/>
                        </a:ln>
                      </wps:spPr>
                      <wps:txbx>
                        <w:txbxContent>
                          <w:p w14:paraId="1108C8A9" w14:textId="77777777" w:rsidR="00D24A07" w:rsidRDefault="00000000">
                            <w:pPr>
                              <w:jc w:val="left"/>
                              <w:rPr>
                                <w:rFonts w:eastAsia="仿宋"/>
                                <w:sz w:val="24"/>
                              </w:rPr>
                            </w:pPr>
                            <w:r>
                              <w:rPr>
                                <w:rFonts w:eastAsia="仿宋"/>
                                <w:sz w:val="24"/>
                              </w:rPr>
                              <w:t>黑体</w:t>
                            </w:r>
                            <w:r>
                              <w:rPr>
                                <w:rFonts w:eastAsia="仿宋" w:hint="eastAsia"/>
                                <w:sz w:val="24"/>
                              </w:rPr>
                              <w:t>四</w:t>
                            </w:r>
                            <w:r>
                              <w:rPr>
                                <w:rFonts w:eastAsia="仿宋"/>
                                <w:sz w:val="24"/>
                              </w:rPr>
                              <w:t>号</w:t>
                            </w:r>
                          </w:p>
                          <w:p w14:paraId="1906AEF3" w14:textId="77777777" w:rsidR="00D24A07" w:rsidRDefault="00000000">
                            <w:pPr>
                              <w:jc w:val="left"/>
                              <w:rPr>
                                <w:rFonts w:eastAsia="仿宋"/>
                                <w:sz w:val="24"/>
                              </w:rPr>
                            </w:pPr>
                            <w:r>
                              <w:rPr>
                                <w:rFonts w:eastAsia="仿宋" w:hint="eastAsia"/>
                                <w:sz w:val="24"/>
                              </w:rPr>
                              <w:t>左对齐</w:t>
                            </w:r>
                          </w:p>
                          <w:p w14:paraId="3072528E" w14:textId="77777777" w:rsidR="00D24A07" w:rsidRDefault="00000000">
                            <w:pPr>
                              <w:jc w:val="left"/>
                              <w:rPr>
                                <w:rFonts w:ascii="仿宋" w:eastAsia="仿宋" w:hAnsi="仿宋" w:cs="仿宋" w:hint="eastAsia"/>
                                <w:sz w:val="24"/>
                              </w:rPr>
                            </w:pPr>
                            <w:r>
                              <w:rPr>
                                <w:rFonts w:eastAsia="仿宋"/>
                                <w:sz w:val="24"/>
                              </w:rPr>
                              <w:t>字</w:t>
                            </w:r>
                            <w:r>
                              <w:rPr>
                                <w:rFonts w:eastAsia="仿宋" w:hint="eastAsia"/>
                                <w:sz w:val="24"/>
                              </w:rPr>
                              <w:t>与字</w:t>
                            </w:r>
                            <w:r>
                              <w:rPr>
                                <w:rFonts w:eastAsia="仿宋"/>
                                <w:sz w:val="24"/>
                              </w:rPr>
                              <w:t>之间空</w:t>
                            </w:r>
                            <w:r>
                              <w:rPr>
                                <w:rFonts w:eastAsia="仿宋"/>
                                <w:sz w:val="24"/>
                              </w:rPr>
                              <w:t>2</w:t>
                            </w:r>
                            <w:r>
                              <w:rPr>
                                <w:rFonts w:eastAsia="仿宋"/>
                                <w:sz w:val="24"/>
                              </w:rPr>
                              <w:t>个字距</w:t>
                            </w:r>
                          </w:p>
                        </w:txbxContent>
                      </wps:txbx>
                      <wps:bodyPr vert="horz" wrap="square" anchor="ctr" anchorCtr="0" upright="1"/>
                    </wps:wsp>
                  </a:graphicData>
                </a:graphic>
              </wp:anchor>
            </w:drawing>
          </mc:Choice>
          <mc:Fallback>
            <w:pict>
              <v:shape w14:anchorId="2A6036DF" id="矩形标注 54" o:spid="_x0000_s1090" type="#_x0000_t62" style="position:absolute;left:0;text-align:left;margin-left:97.5pt;margin-top:-31.25pt;width:145.55pt;height:6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" adj="-7724,16086" filled="f" strokeweight="1pt">
                <v:textbox>
                  <w:txbxContent>
                    <w:p w14:paraId="1108C8A9" w14:textId="77777777" w:rsidR="00D24A07" w:rsidRDefault="00000000">
                      <w:pPr>
                        <w:jc w:val="left"/>
                        <w:rPr>
                          <w:rFonts w:eastAsia="仿宋"/>
                          <w:sz w:val="24"/>
                        </w:rPr>
                      </w:pPr>
                      <w:r>
                        <w:rPr>
                          <w:rFonts w:eastAsia="仿宋"/>
                          <w:sz w:val="24"/>
                        </w:rPr>
                        <w:t>黑体</w:t>
                      </w:r>
                      <w:r>
                        <w:rPr>
                          <w:rFonts w:eastAsia="仿宋" w:hint="eastAsia"/>
                          <w:sz w:val="24"/>
                        </w:rPr>
                        <w:t>四</w:t>
                      </w:r>
                      <w:r>
                        <w:rPr>
                          <w:rFonts w:eastAsia="仿宋"/>
                          <w:sz w:val="24"/>
                        </w:rPr>
                        <w:t>号</w:t>
                      </w:r>
                    </w:p>
                    <w:p w14:paraId="1906AEF3" w14:textId="77777777" w:rsidR="00D24A07" w:rsidRDefault="00000000">
                      <w:pPr>
                        <w:jc w:val="left"/>
                        <w:rPr>
                          <w:rFonts w:eastAsia="仿宋"/>
                          <w:sz w:val="24"/>
                        </w:rPr>
                      </w:pPr>
                      <w:r>
                        <w:rPr>
                          <w:rFonts w:eastAsia="仿宋" w:hint="eastAsia"/>
                          <w:sz w:val="24"/>
                        </w:rPr>
                        <w:t>左对齐</w:t>
                      </w:r>
                    </w:p>
                    <w:p w14:paraId="3072528E" w14:textId="77777777" w:rsidR="00D24A07" w:rsidRDefault="00000000">
                      <w:pPr>
                        <w:jc w:val="left"/>
                        <w:rPr>
                          <w:rFonts w:ascii="仿宋" w:eastAsia="仿宋" w:hAnsi="仿宋" w:cs="仿宋" w:hint="eastAsia"/>
                          <w:sz w:val="24"/>
                        </w:rPr>
                      </w:pPr>
                      <w:r>
                        <w:rPr>
                          <w:rFonts w:eastAsia="仿宋"/>
                          <w:sz w:val="24"/>
                        </w:rPr>
                        <w:t>字</w:t>
                      </w:r>
                      <w:r>
                        <w:rPr>
                          <w:rFonts w:eastAsia="仿宋" w:hint="eastAsia"/>
                          <w:sz w:val="24"/>
                        </w:rPr>
                        <w:t>与字</w:t>
                      </w:r>
                      <w:r>
                        <w:rPr>
                          <w:rFonts w:eastAsia="仿宋"/>
                          <w:sz w:val="24"/>
                        </w:rPr>
                        <w:t>之间空</w:t>
                      </w:r>
                      <w:r>
                        <w:rPr>
                          <w:rFonts w:eastAsia="仿宋"/>
                          <w:sz w:val="24"/>
                        </w:rPr>
                        <w:t>2</w:t>
                      </w:r>
                      <w:r>
                        <w:rPr>
                          <w:rFonts w:eastAsia="仿宋"/>
                          <w:sz w:val="24"/>
                        </w:rPr>
                        <w:t>个字距</w:t>
                      </w:r>
                    </w:p>
                  </w:txbxContent>
                </v:textbox>
              </v:shape>
            </w:pict>
          </mc:Fallback>
        </mc:AlternateContent>
      </w:r>
      <w:r>
        <w:rPr>
          <w:noProof/>
          <w:sz w:val="24"/>
        </w:rPr>
        <mc:AlternateContent>
          <mc:Choice Requires="wps">
            <w:drawing>
              <wp:anchor distT="0" distB="0" distL="114300" distR="114300" simplePos="0" relativeHeight="251710464" behindDoc="1" locked="0" layoutInCell="1" allowOverlap="1" wp14:anchorId="6F34E59C" wp14:editId="5B597480">
                <wp:simplePos x="0" y="0"/>
                <wp:positionH relativeFrom="column">
                  <wp:posOffset>3248025</wp:posOffset>
                </wp:positionH>
                <wp:positionV relativeFrom="paragraph">
                  <wp:posOffset>-775970</wp:posOffset>
                </wp:positionV>
                <wp:extent cx="1407160" cy="1828800"/>
                <wp:effectExtent l="0" t="0" r="2540" b="0"/>
                <wp:wrapNone/>
                <wp:docPr id="45" name="文本框 45"/>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25062E29"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样张10</w:t>
                            </w:r>
                          </w:p>
                        </w:txbxContent>
                      </wps:txbx>
                      <wps:bodyPr vert="horz" wrap="square" anchor="t" anchorCtr="0" upright="1">
                        <a:spAutoFit/>
                      </wps:bodyPr>
                    </wps:wsp>
                  </a:graphicData>
                </a:graphic>
              </wp:anchor>
            </w:drawing>
          </mc:Choice>
          <mc:Fallback>
            <w:pict>
              <v:shape w14:anchorId="6F34E59C" id="文本框 45" o:spid="_x0000_s1091" type="#_x0000_t202" style="position:absolute;left:0;text-align:left;margin-left:255.75pt;margin-top:-61.1pt;width:110.8pt;height:2in;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" stroked="f" strokeweight="1pt">
                <v:textbox style="mso-fit-shape-to-text:t">
                  <w:txbxContent>
                    <w:p w14:paraId="25062E29"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样张10</w:t>
                      </w:r>
                    </w:p>
                  </w:txbxContent>
                </v:textbox>
              </v:shape>
            </w:pict>
          </mc:Fallback>
        </mc:AlternateContent>
      </w:r>
      <w:bookmarkStart w:id="12" w:name="_Toc389853980"/>
      <w:bookmarkEnd w:id="10"/>
      <w:bookmarkEnd w:id="11"/>
      <w:r>
        <w:rPr>
          <w:rFonts w:eastAsia="黑体"/>
          <w:sz w:val="28"/>
          <w:szCs w:val="28"/>
        </w:rPr>
        <w:t>附</w:t>
      </w:r>
      <w:r>
        <w:rPr>
          <w:rFonts w:eastAsia="黑体" w:hint="eastAsia"/>
          <w:sz w:val="28"/>
          <w:szCs w:val="28"/>
        </w:rPr>
        <w:t xml:space="preserve">    </w:t>
      </w:r>
      <w:r>
        <w:rPr>
          <w:rFonts w:eastAsia="黑体"/>
          <w:sz w:val="28"/>
          <w:szCs w:val="28"/>
        </w:rPr>
        <w:t>录</w:t>
      </w:r>
      <w:bookmarkEnd w:id="12"/>
    </w:p>
    <w:p w14:paraId="1456FE12" w14:textId="77777777" w:rsidR="00D24A07" w:rsidRDefault="00000000">
      <w:pPr>
        <w:spacing w:line="360" w:lineRule="auto"/>
        <w:ind w:firstLineChars="196" w:firstLine="412"/>
        <w:jc w:val="center"/>
        <w:rPr>
          <w:rFonts w:eastAsia="黑体"/>
          <w:color w:val="000000"/>
        </w:rPr>
      </w:pPr>
      <w:r>
        <w:rPr>
          <w:rFonts w:eastAsia="黑体"/>
          <w:color w:val="000000"/>
        </w:rPr>
        <w:t>表</w:t>
      </w:r>
      <w:r>
        <w:rPr>
          <w:rFonts w:eastAsia="黑体"/>
          <w:color w:val="000000"/>
        </w:rPr>
        <w:t xml:space="preserve">1 </w:t>
      </w:r>
      <w:r>
        <w:rPr>
          <w:rFonts w:eastAsia="黑体"/>
          <w:color w:val="000000"/>
        </w:rPr>
        <w:t>广州市</w:t>
      </w:r>
      <w:r>
        <w:rPr>
          <w:rFonts w:eastAsia="黑体"/>
          <w:color w:val="000000"/>
        </w:rPr>
        <w:t>13</w:t>
      </w:r>
      <w:r>
        <w:rPr>
          <w:rFonts w:eastAsia="黑体"/>
          <w:color w:val="000000"/>
        </w:rPr>
        <w:t>个调查公园彩叶植物名录表</w:t>
      </w:r>
    </w:p>
    <w:tbl>
      <w:tblPr>
        <w:tblpPr w:leftFromText="180" w:rightFromText="180" w:vertAnchor="text" w:horzAnchor="margin" w:tblpXSpec="center" w:tblpY="269"/>
        <w:tblW w:w="0" w:type="auto"/>
        <w:tblBorders>
          <w:top w:val="single" w:sz="12" w:space="0" w:color="auto"/>
          <w:bottom w:val="single" w:sz="12" w:space="0" w:color="auto"/>
        </w:tblBorders>
        <w:tblLayout w:type="fixed"/>
        <w:tblLook w:val="04A0" w:firstRow="1" w:lastRow="0" w:firstColumn="1" w:lastColumn="0" w:noHBand="0" w:noVBand="1"/>
      </w:tblPr>
      <w:tblGrid>
        <w:gridCol w:w="580"/>
        <w:gridCol w:w="1244"/>
        <w:gridCol w:w="3104"/>
        <w:gridCol w:w="1048"/>
        <w:gridCol w:w="1676"/>
        <w:gridCol w:w="1522"/>
      </w:tblGrid>
      <w:tr w:rsidR="00D24A07" w14:paraId="3CB29780" w14:textId="77777777">
        <w:trPr>
          <w:trHeight w:val="309"/>
        </w:trPr>
        <w:tc>
          <w:tcPr>
            <w:tcW w:w="580" w:type="dxa"/>
            <w:tcBorders>
              <w:top w:val="single" w:sz="12" w:space="0" w:color="auto"/>
              <w:left w:val="nil"/>
              <w:bottom w:val="single" w:sz="4" w:space="0" w:color="auto"/>
              <w:right w:val="nil"/>
              <w:tl2br w:val="nil"/>
              <w:tr2bl w:val="nil"/>
            </w:tcBorders>
          </w:tcPr>
          <w:p w14:paraId="685DC497" w14:textId="77777777" w:rsidR="00D24A07" w:rsidRDefault="00000000">
            <w:pPr>
              <w:jc w:val="center"/>
              <w:rPr>
                <w:color w:val="000000"/>
                <w:sz w:val="18"/>
              </w:rPr>
            </w:pPr>
            <w:r>
              <w:rPr>
                <w:color w:val="000000"/>
                <w:sz w:val="18"/>
              </w:rPr>
              <w:t>类别</w:t>
            </w:r>
          </w:p>
        </w:tc>
        <w:tc>
          <w:tcPr>
            <w:tcW w:w="1244" w:type="dxa"/>
            <w:tcBorders>
              <w:top w:val="single" w:sz="12" w:space="0" w:color="auto"/>
              <w:left w:val="nil"/>
              <w:bottom w:val="single" w:sz="4" w:space="0" w:color="auto"/>
              <w:right w:val="nil"/>
              <w:tl2br w:val="nil"/>
              <w:tr2bl w:val="nil"/>
            </w:tcBorders>
          </w:tcPr>
          <w:p w14:paraId="704BBCB4" w14:textId="77777777" w:rsidR="00D24A07" w:rsidRDefault="00000000">
            <w:pPr>
              <w:jc w:val="center"/>
              <w:rPr>
                <w:color w:val="000000"/>
                <w:sz w:val="18"/>
              </w:rPr>
            </w:pPr>
            <w:r>
              <w:rPr>
                <w:color w:val="000000"/>
                <w:sz w:val="18"/>
              </w:rPr>
              <w:t>中文名</w:t>
            </w:r>
          </w:p>
        </w:tc>
        <w:tc>
          <w:tcPr>
            <w:tcW w:w="3104" w:type="dxa"/>
            <w:tcBorders>
              <w:top w:val="single" w:sz="12" w:space="0" w:color="auto"/>
              <w:left w:val="nil"/>
              <w:bottom w:val="single" w:sz="4" w:space="0" w:color="auto"/>
              <w:right w:val="nil"/>
              <w:tl2br w:val="nil"/>
              <w:tr2bl w:val="nil"/>
            </w:tcBorders>
          </w:tcPr>
          <w:p w14:paraId="24933C27" w14:textId="77777777" w:rsidR="00D24A07" w:rsidRDefault="00000000">
            <w:pPr>
              <w:jc w:val="center"/>
              <w:rPr>
                <w:color w:val="000000"/>
                <w:sz w:val="18"/>
              </w:rPr>
            </w:pPr>
            <w:r>
              <w:rPr>
                <w:color w:val="000000"/>
                <w:sz w:val="18"/>
              </w:rPr>
              <w:t>学名</w:t>
            </w:r>
          </w:p>
        </w:tc>
        <w:tc>
          <w:tcPr>
            <w:tcW w:w="1048" w:type="dxa"/>
            <w:tcBorders>
              <w:top w:val="single" w:sz="12" w:space="0" w:color="auto"/>
              <w:left w:val="nil"/>
              <w:bottom w:val="single" w:sz="4" w:space="0" w:color="auto"/>
              <w:right w:val="nil"/>
              <w:tl2br w:val="nil"/>
              <w:tr2bl w:val="nil"/>
            </w:tcBorders>
          </w:tcPr>
          <w:p w14:paraId="3F777A43" w14:textId="77777777" w:rsidR="00D24A07" w:rsidRDefault="00000000">
            <w:pPr>
              <w:jc w:val="center"/>
              <w:rPr>
                <w:color w:val="000000"/>
                <w:sz w:val="18"/>
              </w:rPr>
            </w:pPr>
            <w:r>
              <w:rPr>
                <w:color w:val="000000"/>
                <w:sz w:val="18"/>
              </w:rPr>
              <w:t>科别</w:t>
            </w:r>
          </w:p>
        </w:tc>
        <w:tc>
          <w:tcPr>
            <w:tcW w:w="1676" w:type="dxa"/>
            <w:tcBorders>
              <w:top w:val="single" w:sz="12" w:space="0" w:color="auto"/>
              <w:left w:val="nil"/>
              <w:bottom w:val="single" w:sz="4" w:space="0" w:color="auto"/>
              <w:right w:val="nil"/>
              <w:tl2br w:val="nil"/>
              <w:tr2bl w:val="nil"/>
            </w:tcBorders>
          </w:tcPr>
          <w:p w14:paraId="659A2ADD" w14:textId="77777777" w:rsidR="00D24A07" w:rsidRDefault="00000000">
            <w:pPr>
              <w:jc w:val="center"/>
              <w:rPr>
                <w:color w:val="000000"/>
                <w:sz w:val="18"/>
              </w:rPr>
            </w:pPr>
            <w:r>
              <w:rPr>
                <w:color w:val="000000"/>
                <w:sz w:val="18"/>
              </w:rPr>
              <w:t>色彩表现</w:t>
            </w:r>
          </w:p>
        </w:tc>
        <w:tc>
          <w:tcPr>
            <w:tcW w:w="1522" w:type="dxa"/>
            <w:tcBorders>
              <w:top w:val="single" w:sz="12" w:space="0" w:color="auto"/>
              <w:left w:val="nil"/>
              <w:bottom w:val="single" w:sz="4" w:space="0" w:color="auto"/>
              <w:right w:val="nil"/>
              <w:tl2br w:val="nil"/>
              <w:tr2bl w:val="nil"/>
            </w:tcBorders>
          </w:tcPr>
          <w:p w14:paraId="666B47E9" w14:textId="77777777" w:rsidR="00D24A07" w:rsidRDefault="00000000">
            <w:pPr>
              <w:jc w:val="center"/>
              <w:rPr>
                <w:color w:val="000000"/>
                <w:sz w:val="18"/>
              </w:rPr>
            </w:pPr>
            <w:r>
              <w:rPr>
                <w:color w:val="000000"/>
                <w:sz w:val="18"/>
              </w:rPr>
              <w:t>配置方式</w:t>
            </w:r>
          </w:p>
        </w:tc>
      </w:tr>
      <w:tr w:rsidR="00D24A07" w14:paraId="44F75148" w14:textId="77777777">
        <w:trPr>
          <w:trHeight w:val="294"/>
        </w:trPr>
        <w:tc>
          <w:tcPr>
            <w:tcW w:w="580" w:type="dxa"/>
            <w:vMerge w:val="restart"/>
            <w:tcBorders>
              <w:top w:val="single" w:sz="4" w:space="0" w:color="auto"/>
              <w:left w:val="nil"/>
              <w:bottom w:val="nil"/>
              <w:right w:val="nil"/>
              <w:tl2br w:val="nil"/>
              <w:tr2bl w:val="nil"/>
            </w:tcBorders>
          </w:tcPr>
          <w:p w14:paraId="2A6AEBE2" w14:textId="77777777" w:rsidR="00D24A07" w:rsidRDefault="00000000">
            <w:pPr>
              <w:rPr>
                <w:color w:val="000000"/>
                <w:sz w:val="18"/>
              </w:rPr>
            </w:pPr>
            <w:r>
              <w:rPr>
                <w:color w:val="000000"/>
                <w:sz w:val="18"/>
              </w:rPr>
              <w:t>乔木</w:t>
            </w:r>
          </w:p>
        </w:tc>
        <w:tc>
          <w:tcPr>
            <w:tcW w:w="1244" w:type="dxa"/>
            <w:tcBorders>
              <w:top w:val="single" w:sz="4" w:space="0" w:color="auto"/>
              <w:left w:val="nil"/>
              <w:bottom w:val="nil"/>
              <w:right w:val="nil"/>
              <w:tl2br w:val="nil"/>
              <w:tr2bl w:val="nil"/>
            </w:tcBorders>
            <w:vAlign w:val="center"/>
          </w:tcPr>
          <w:p w14:paraId="62E80388" w14:textId="77777777" w:rsidR="00D24A07" w:rsidRDefault="00000000">
            <w:pPr>
              <w:rPr>
                <w:color w:val="000000"/>
                <w:sz w:val="18"/>
              </w:rPr>
            </w:pPr>
            <w:r>
              <w:rPr>
                <w:color w:val="000000"/>
                <w:sz w:val="18"/>
              </w:rPr>
              <w:t>银杏</w:t>
            </w:r>
          </w:p>
        </w:tc>
        <w:tc>
          <w:tcPr>
            <w:tcW w:w="3104" w:type="dxa"/>
            <w:tcBorders>
              <w:top w:val="single" w:sz="4" w:space="0" w:color="auto"/>
              <w:left w:val="nil"/>
              <w:bottom w:val="nil"/>
              <w:right w:val="nil"/>
              <w:tl2br w:val="nil"/>
              <w:tr2bl w:val="nil"/>
            </w:tcBorders>
            <w:vAlign w:val="center"/>
          </w:tcPr>
          <w:p w14:paraId="79DC6EB7" w14:textId="77777777" w:rsidR="00D24A07" w:rsidRDefault="00000000">
            <w:pPr>
              <w:rPr>
                <w:i/>
                <w:color w:val="000000"/>
                <w:sz w:val="18"/>
              </w:rPr>
            </w:pPr>
            <w:r>
              <w:rPr>
                <w:i/>
                <w:color w:val="000000"/>
                <w:sz w:val="18"/>
                <w:shd w:val="clear" w:color="auto" w:fill="FFFFFF"/>
              </w:rPr>
              <w:t>Ginkgo biloba</w:t>
            </w:r>
          </w:p>
        </w:tc>
        <w:tc>
          <w:tcPr>
            <w:tcW w:w="1048" w:type="dxa"/>
            <w:tcBorders>
              <w:top w:val="single" w:sz="4" w:space="0" w:color="auto"/>
              <w:left w:val="nil"/>
              <w:bottom w:val="nil"/>
              <w:right w:val="nil"/>
              <w:tl2br w:val="nil"/>
              <w:tr2bl w:val="nil"/>
            </w:tcBorders>
            <w:vAlign w:val="center"/>
          </w:tcPr>
          <w:p w14:paraId="18905B6B" w14:textId="77777777" w:rsidR="00D24A07" w:rsidRDefault="00000000">
            <w:pPr>
              <w:rPr>
                <w:color w:val="000000"/>
                <w:sz w:val="18"/>
              </w:rPr>
            </w:pPr>
            <w:r>
              <w:rPr>
                <w:color w:val="000000"/>
                <w:sz w:val="18"/>
              </w:rPr>
              <w:t>银杏科</w:t>
            </w:r>
          </w:p>
        </w:tc>
        <w:tc>
          <w:tcPr>
            <w:tcW w:w="1676" w:type="dxa"/>
            <w:tcBorders>
              <w:top w:val="single" w:sz="4" w:space="0" w:color="auto"/>
              <w:left w:val="nil"/>
              <w:bottom w:val="nil"/>
              <w:right w:val="nil"/>
              <w:tl2br w:val="nil"/>
              <w:tr2bl w:val="nil"/>
            </w:tcBorders>
            <w:vAlign w:val="center"/>
          </w:tcPr>
          <w:p w14:paraId="750FD1F0" w14:textId="77777777" w:rsidR="00D24A07" w:rsidRDefault="00000000">
            <w:pPr>
              <w:rPr>
                <w:color w:val="000000"/>
                <w:sz w:val="18"/>
              </w:rPr>
            </w:pPr>
            <w:r>
              <w:rPr>
                <w:color w:val="000000"/>
                <w:sz w:val="18"/>
              </w:rPr>
              <w:t>入秋叶变金黄</w:t>
            </w:r>
          </w:p>
        </w:tc>
        <w:tc>
          <w:tcPr>
            <w:tcW w:w="1522" w:type="dxa"/>
            <w:tcBorders>
              <w:top w:val="single" w:sz="4" w:space="0" w:color="auto"/>
              <w:left w:val="nil"/>
              <w:bottom w:val="nil"/>
              <w:right w:val="nil"/>
              <w:tl2br w:val="nil"/>
              <w:tr2bl w:val="nil"/>
            </w:tcBorders>
            <w:vAlign w:val="center"/>
          </w:tcPr>
          <w:p w14:paraId="7AF5DB9F" w14:textId="77777777" w:rsidR="00D24A07" w:rsidRDefault="00000000">
            <w:pPr>
              <w:rPr>
                <w:color w:val="000000"/>
                <w:sz w:val="18"/>
              </w:rPr>
            </w:pPr>
            <w:r>
              <w:rPr>
                <w:color w:val="000000"/>
                <w:sz w:val="18"/>
              </w:rPr>
              <w:t>丛植</w:t>
            </w:r>
          </w:p>
        </w:tc>
      </w:tr>
      <w:tr w:rsidR="00D24A07" w14:paraId="2CE6DAF9" w14:textId="77777777">
        <w:trPr>
          <w:trHeight w:val="294"/>
        </w:trPr>
        <w:tc>
          <w:tcPr>
            <w:tcW w:w="580" w:type="dxa"/>
            <w:vMerge/>
            <w:tcBorders>
              <w:top w:val="nil"/>
              <w:left w:val="nil"/>
              <w:bottom w:val="nil"/>
              <w:right w:val="nil"/>
              <w:tl2br w:val="nil"/>
              <w:tr2bl w:val="nil"/>
            </w:tcBorders>
          </w:tcPr>
          <w:p w14:paraId="5EF60DFF"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2083DD7C" w14:textId="77777777" w:rsidR="00D24A07" w:rsidRDefault="00000000">
            <w:pPr>
              <w:rPr>
                <w:color w:val="000000"/>
                <w:sz w:val="18"/>
              </w:rPr>
            </w:pPr>
            <w:r>
              <w:rPr>
                <w:color w:val="000000"/>
                <w:sz w:val="18"/>
              </w:rPr>
              <w:t>落羽杉</w:t>
            </w:r>
          </w:p>
        </w:tc>
        <w:tc>
          <w:tcPr>
            <w:tcW w:w="3104" w:type="dxa"/>
            <w:tcBorders>
              <w:top w:val="nil"/>
              <w:left w:val="nil"/>
              <w:bottom w:val="nil"/>
              <w:right w:val="nil"/>
              <w:tl2br w:val="nil"/>
              <w:tr2bl w:val="nil"/>
            </w:tcBorders>
            <w:vAlign w:val="center"/>
          </w:tcPr>
          <w:p w14:paraId="7DD49C75" w14:textId="77777777" w:rsidR="00D24A07" w:rsidRDefault="00000000">
            <w:pPr>
              <w:rPr>
                <w:i/>
                <w:color w:val="000000"/>
                <w:sz w:val="18"/>
              </w:rPr>
            </w:pPr>
            <w:r>
              <w:rPr>
                <w:i/>
                <w:color w:val="000000"/>
                <w:sz w:val="18"/>
                <w:shd w:val="clear" w:color="auto" w:fill="FFFFFF"/>
              </w:rPr>
              <w:t>Taxodium distichum</w:t>
            </w:r>
          </w:p>
        </w:tc>
        <w:tc>
          <w:tcPr>
            <w:tcW w:w="1048" w:type="dxa"/>
            <w:tcBorders>
              <w:top w:val="nil"/>
              <w:left w:val="nil"/>
              <w:bottom w:val="nil"/>
              <w:right w:val="nil"/>
              <w:tl2br w:val="nil"/>
              <w:tr2bl w:val="nil"/>
            </w:tcBorders>
            <w:vAlign w:val="center"/>
          </w:tcPr>
          <w:p w14:paraId="60834078" w14:textId="77777777" w:rsidR="00D24A07" w:rsidRDefault="00000000">
            <w:pPr>
              <w:rPr>
                <w:color w:val="000000"/>
                <w:sz w:val="18"/>
              </w:rPr>
            </w:pPr>
            <w:r>
              <w:rPr>
                <w:color w:val="000000"/>
                <w:sz w:val="18"/>
              </w:rPr>
              <w:t>杉科</w:t>
            </w:r>
          </w:p>
        </w:tc>
        <w:tc>
          <w:tcPr>
            <w:tcW w:w="1676" w:type="dxa"/>
            <w:tcBorders>
              <w:top w:val="nil"/>
              <w:left w:val="nil"/>
              <w:bottom w:val="nil"/>
              <w:right w:val="nil"/>
              <w:tl2br w:val="nil"/>
              <w:tr2bl w:val="nil"/>
            </w:tcBorders>
            <w:vAlign w:val="center"/>
          </w:tcPr>
          <w:p w14:paraId="264D2120" w14:textId="77777777" w:rsidR="00D24A07" w:rsidRDefault="00000000">
            <w:pPr>
              <w:rPr>
                <w:color w:val="000000"/>
                <w:sz w:val="18"/>
              </w:rPr>
            </w:pPr>
            <w:r>
              <w:rPr>
                <w:color w:val="000000"/>
                <w:sz w:val="18"/>
              </w:rPr>
              <w:t>入秋叶变黄</w:t>
            </w:r>
          </w:p>
        </w:tc>
        <w:tc>
          <w:tcPr>
            <w:tcW w:w="1522" w:type="dxa"/>
            <w:tcBorders>
              <w:top w:val="nil"/>
              <w:left w:val="nil"/>
              <w:bottom w:val="nil"/>
              <w:right w:val="nil"/>
              <w:tl2br w:val="nil"/>
              <w:tr2bl w:val="nil"/>
            </w:tcBorders>
            <w:vAlign w:val="center"/>
          </w:tcPr>
          <w:p w14:paraId="77FC80D1" w14:textId="77777777" w:rsidR="00D24A07" w:rsidRDefault="00000000">
            <w:pPr>
              <w:rPr>
                <w:color w:val="000000"/>
                <w:sz w:val="18"/>
              </w:rPr>
            </w:pPr>
            <w:r>
              <w:rPr>
                <w:color w:val="000000"/>
                <w:sz w:val="18"/>
              </w:rPr>
              <w:t>对植、丛植、群植</w:t>
            </w:r>
          </w:p>
        </w:tc>
      </w:tr>
      <w:tr w:rsidR="00D24A07" w14:paraId="31860E32" w14:textId="77777777">
        <w:trPr>
          <w:trHeight w:val="294"/>
        </w:trPr>
        <w:tc>
          <w:tcPr>
            <w:tcW w:w="580" w:type="dxa"/>
            <w:vMerge/>
            <w:tcBorders>
              <w:top w:val="nil"/>
              <w:left w:val="nil"/>
              <w:bottom w:val="nil"/>
              <w:right w:val="nil"/>
              <w:tl2br w:val="nil"/>
              <w:tr2bl w:val="nil"/>
            </w:tcBorders>
          </w:tcPr>
          <w:p w14:paraId="2F6B3E7A"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404894C1" w14:textId="77777777" w:rsidR="00D24A07" w:rsidRDefault="00000000">
            <w:pPr>
              <w:rPr>
                <w:color w:val="000000"/>
                <w:sz w:val="18"/>
              </w:rPr>
            </w:pPr>
            <w:r>
              <w:rPr>
                <w:color w:val="000000"/>
                <w:sz w:val="18"/>
              </w:rPr>
              <w:t>荷花玉兰</w:t>
            </w:r>
          </w:p>
        </w:tc>
        <w:tc>
          <w:tcPr>
            <w:tcW w:w="3104" w:type="dxa"/>
            <w:tcBorders>
              <w:top w:val="nil"/>
              <w:left w:val="nil"/>
              <w:bottom w:val="nil"/>
              <w:right w:val="nil"/>
              <w:tl2br w:val="nil"/>
              <w:tr2bl w:val="nil"/>
            </w:tcBorders>
            <w:vAlign w:val="center"/>
          </w:tcPr>
          <w:p w14:paraId="3B7F8010" w14:textId="77777777" w:rsidR="00D24A07" w:rsidRDefault="00000000">
            <w:pPr>
              <w:rPr>
                <w:i/>
                <w:color w:val="000000"/>
                <w:sz w:val="18"/>
                <w:shd w:val="clear" w:color="auto" w:fill="FFFFFF"/>
              </w:rPr>
            </w:pPr>
            <w:r>
              <w:rPr>
                <w:i/>
                <w:color w:val="000000"/>
                <w:sz w:val="18"/>
                <w:shd w:val="clear" w:color="auto" w:fill="FFFFFF"/>
              </w:rPr>
              <w:t>Magnolia grandiflora</w:t>
            </w:r>
          </w:p>
        </w:tc>
        <w:tc>
          <w:tcPr>
            <w:tcW w:w="1048" w:type="dxa"/>
            <w:tcBorders>
              <w:top w:val="nil"/>
              <w:left w:val="nil"/>
              <w:bottom w:val="nil"/>
              <w:right w:val="nil"/>
              <w:tl2br w:val="nil"/>
              <w:tr2bl w:val="nil"/>
            </w:tcBorders>
            <w:vAlign w:val="center"/>
          </w:tcPr>
          <w:p w14:paraId="2560B863" w14:textId="77777777" w:rsidR="00D24A07" w:rsidRDefault="00000000">
            <w:pPr>
              <w:rPr>
                <w:color w:val="000000"/>
                <w:sz w:val="18"/>
              </w:rPr>
            </w:pPr>
            <w:r>
              <w:rPr>
                <w:color w:val="000000"/>
                <w:sz w:val="18"/>
              </w:rPr>
              <w:t>木兰科</w:t>
            </w:r>
          </w:p>
        </w:tc>
        <w:tc>
          <w:tcPr>
            <w:tcW w:w="1676" w:type="dxa"/>
            <w:tcBorders>
              <w:top w:val="nil"/>
              <w:left w:val="nil"/>
              <w:bottom w:val="nil"/>
              <w:right w:val="nil"/>
              <w:tl2br w:val="nil"/>
              <w:tr2bl w:val="nil"/>
            </w:tcBorders>
            <w:vAlign w:val="center"/>
          </w:tcPr>
          <w:p w14:paraId="0A8E67E3" w14:textId="77777777" w:rsidR="00D24A07" w:rsidRDefault="00000000">
            <w:pPr>
              <w:rPr>
                <w:color w:val="000000"/>
                <w:sz w:val="18"/>
              </w:rPr>
            </w:pPr>
            <w:r>
              <w:rPr>
                <w:color w:val="000000"/>
                <w:sz w:val="18"/>
              </w:rPr>
              <w:t>叶背面有黄褐色绒毛</w:t>
            </w:r>
          </w:p>
        </w:tc>
        <w:tc>
          <w:tcPr>
            <w:tcW w:w="1522" w:type="dxa"/>
            <w:tcBorders>
              <w:top w:val="nil"/>
              <w:left w:val="nil"/>
              <w:bottom w:val="nil"/>
              <w:right w:val="nil"/>
              <w:tl2br w:val="nil"/>
              <w:tr2bl w:val="nil"/>
            </w:tcBorders>
            <w:vAlign w:val="center"/>
          </w:tcPr>
          <w:p w14:paraId="1434329B" w14:textId="77777777" w:rsidR="00D24A07" w:rsidRDefault="00000000">
            <w:pPr>
              <w:rPr>
                <w:color w:val="000000"/>
                <w:sz w:val="18"/>
              </w:rPr>
            </w:pPr>
            <w:r>
              <w:rPr>
                <w:color w:val="000000"/>
                <w:sz w:val="18"/>
              </w:rPr>
              <w:t>孤植、丛植</w:t>
            </w:r>
          </w:p>
        </w:tc>
      </w:tr>
      <w:tr w:rsidR="00D24A07" w14:paraId="5F91891B" w14:textId="77777777">
        <w:trPr>
          <w:trHeight w:val="294"/>
        </w:trPr>
        <w:tc>
          <w:tcPr>
            <w:tcW w:w="580" w:type="dxa"/>
            <w:vMerge/>
            <w:tcBorders>
              <w:top w:val="nil"/>
              <w:left w:val="nil"/>
              <w:bottom w:val="nil"/>
              <w:right w:val="nil"/>
              <w:tl2br w:val="nil"/>
              <w:tr2bl w:val="nil"/>
            </w:tcBorders>
          </w:tcPr>
          <w:p w14:paraId="7EDB5C3E"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406EACB0" w14:textId="77777777" w:rsidR="00D24A07" w:rsidRDefault="00000000">
            <w:pPr>
              <w:rPr>
                <w:color w:val="000000"/>
                <w:sz w:val="18"/>
              </w:rPr>
            </w:pPr>
            <w:proofErr w:type="gramStart"/>
            <w:r>
              <w:rPr>
                <w:color w:val="000000"/>
                <w:sz w:val="18"/>
              </w:rPr>
              <w:t>阴香</w:t>
            </w:r>
            <w:proofErr w:type="gramEnd"/>
          </w:p>
        </w:tc>
        <w:tc>
          <w:tcPr>
            <w:tcW w:w="3104" w:type="dxa"/>
            <w:tcBorders>
              <w:top w:val="nil"/>
              <w:left w:val="nil"/>
              <w:bottom w:val="nil"/>
              <w:right w:val="nil"/>
              <w:tl2br w:val="nil"/>
              <w:tr2bl w:val="nil"/>
            </w:tcBorders>
            <w:vAlign w:val="center"/>
          </w:tcPr>
          <w:p w14:paraId="70E3A0A5" w14:textId="77777777" w:rsidR="00D24A07" w:rsidRDefault="00000000">
            <w:pPr>
              <w:rPr>
                <w:i/>
                <w:color w:val="000000"/>
                <w:sz w:val="18"/>
                <w:shd w:val="clear" w:color="auto" w:fill="FFFFFF"/>
              </w:rPr>
            </w:pPr>
            <w:r>
              <w:rPr>
                <w:i/>
                <w:color w:val="000000"/>
                <w:sz w:val="18"/>
                <w:shd w:val="clear" w:color="auto" w:fill="FFFFFF"/>
              </w:rPr>
              <w:t xml:space="preserve">Cinnamomum </w:t>
            </w:r>
            <w:proofErr w:type="spellStart"/>
            <w:r>
              <w:rPr>
                <w:i/>
                <w:color w:val="000000"/>
                <w:sz w:val="18"/>
                <w:shd w:val="clear" w:color="auto" w:fill="FFFFFF"/>
              </w:rPr>
              <w:t>burmanni</w:t>
            </w:r>
            <w:proofErr w:type="spellEnd"/>
          </w:p>
        </w:tc>
        <w:tc>
          <w:tcPr>
            <w:tcW w:w="1048" w:type="dxa"/>
            <w:tcBorders>
              <w:top w:val="nil"/>
              <w:left w:val="nil"/>
              <w:bottom w:val="nil"/>
              <w:right w:val="nil"/>
              <w:tl2br w:val="nil"/>
              <w:tr2bl w:val="nil"/>
            </w:tcBorders>
            <w:vAlign w:val="center"/>
          </w:tcPr>
          <w:p w14:paraId="6796C96F" w14:textId="77777777" w:rsidR="00D24A07" w:rsidRDefault="00000000">
            <w:pPr>
              <w:rPr>
                <w:color w:val="000000"/>
                <w:sz w:val="18"/>
              </w:rPr>
            </w:pPr>
            <w:proofErr w:type="gramStart"/>
            <w:r>
              <w:rPr>
                <w:color w:val="000000"/>
                <w:sz w:val="18"/>
              </w:rPr>
              <w:t>樟</w:t>
            </w:r>
            <w:proofErr w:type="gramEnd"/>
            <w:r>
              <w:rPr>
                <w:color w:val="000000"/>
                <w:sz w:val="18"/>
              </w:rPr>
              <w:t>科</w:t>
            </w:r>
          </w:p>
        </w:tc>
        <w:tc>
          <w:tcPr>
            <w:tcW w:w="1676" w:type="dxa"/>
            <w:tcBorders>
              <w:top w:val="nil"/>
              <w:left w:val="nil"/>
              <w:bottom w:val="nil"/>
              <w:right w:val="nil"/>
              <w:tl2br w:val="nil"/>
              <w:tr2bl w:val="nil"/>
            </w:tcBorders>
            <w:vAlign w:val="center"/>
          </w:tcPr>
          <w:p w14:paraId="1EBA8BF5" w14:textId="77777777" w:rsidR="00D24A07" w:rsidRDefault="00000000">
            <w:pPr>
              <w:rPr>
                <w:color w:val="000000"/>
                <w:sz w:val="18"/>
              </w:rPr>
            </w:pPr>
            <w:r>
              <w:rPr>
                <w:color w:val="000000"/>
                <w:sz w:val="18"/>
              </w:rPr>
              <w:t>春季新生叶呈红色</w:t>
            </w:r>
          </w:p>
        </w:tc>
        <w:tc>
          <w:tcPr>
            <w:tcW w:w="1522" w:type="dxa"/>
            <w:tcBorders>
              <w:top w:val="nil"/>
              <w:left w:val="nil"/>
              <w:bottom w:val="nil"/>
              <w:right w:val="nil"/>
              <w:tl2br w:val="nil"/>
              <w:tr2bl w:val="nil"/>
            </w:tcBorders>
            <w:vAlign w:val="center"/>
          </w:tcPr>
          <w:p w14:paraId="7597E74E" w14:textId="77777777" w:rsidR="00D24A07" w:rsidRDefault="00000000">
            <w:pPr>
              <w:rPr>
                <w:color w:val="000000"/>
                <w:sz w:val="18"/>
              </w:rPr>
            </w:pPr>
            <w:r>
              <w:rPr>
                <w:color w:val="000000"/>
                <w:sz w:val="18"/>
              </w:rPr>
              <w:t>对植、丛植、群植</w:t>
            </w:r>
          </w:p>
        </w:tc>
      </w:tr>
      <w:tr w:rsidR="00D24A07" w14:paraId="58E61ACC" w14:textId="77777777">
        <w:trPr>
          <w:trHeight w:val="294"/>
        </w:trPr>
        <w:tc>
          <w:tcPr>
            <w:tcW w:w="580" w:type="dxa"/>
            <w:vMerge/>
            <w:tcBorders>
              <w:top w:val="nil"/>
              <w:left w:val="nil"/>
              <w:bottom w:val="nil"/>
              <w:right w:val="nil"/>
              <w:tl2br w:val="nil"/>
              <w:tr2bl w:val="nil"/>
            </w:tcBorders>
          </w:tcPr>
          <w:p w14:paraId="6D45AEB1"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254BACFF" w14:textId="77777777" w:rsidR="00D24A07" w:rsidRDefault="00000000">
            <w:pPr>
              <w:rPr>
                <w:color w:val="000000"/>
                <w:sz w:val="18"/>
              </w:rPr>
            </w:pPr>
            <w:proofErr w:type="gramStart"/>
            <w:r>
              <w:rPr>
                <w:color w:val="000000"/>
                <w:sz w:val="18"/>
              </w:rPr>
              <w:t>单色鱼木</w:t>
            </w:r>
            <w:proofErr w:type="gramEnd"/>
          </w:p>
        </w:tc>
        <w:tc>
          <w:tcPr>
            <w:tcW w:w="3104" w:type="dxa"/>
            <w:tcBorders>
              <w:top w:val="nil"/>
              <w:left w:val="nil"/>
              <w:bottom w:val="nil"/>
              <w:right w:val="nil"/>
              <w:tl2br w:val="nil"/>
              <w:tr2bl w:val="nil"/>
            </w:tcBorders>
            <w:vAlign w:val="center"/>
          </w:tcPr>
          <w:p w14:paraId="63386D4E" w14:textId="77777777" w:rsidR="00D24A07" w:rsidRDefault="00000000">
            <w:pPr>
              <w:rPr>
                <w:i/>
                <w:color w:val="000000"/>
                <w:sz w:val="18"/>
              </w:rPr>
            </w:pPr>
            <w:proofErr w:type="spellStart"/>
            <w:r>
              <w:rPr>
                <w:i/>
                <w:color w:val="000000"/>
                <w:sz w:val="18"/>
                <w:shd w:val="clear" w:color="auto" w:fill="FFFFFF"/>
              </w:rPr>
              <w:t>Crateva</w:t>
            </w:r>
            <w:proofErr w:type="spellEnd"/>
            <w:r>
              <w:rPr>
                <w:i/>
                <w:color w:val="000000"/>
                <w:sz w:val="18"/>
                <w:shd w:val="clear" w:color="auto" w:fill="FFFFFF"/>
              </w:rPr>
              <w:t xml:space="preserve"> </w:t>
            </w:r>
            <w:proofErr w:type="spellStart"/>
            <w:r>
              <w:rPr>
                <w:i/>
                <w:color w:val="000000"/>
                <w:sz w:val="18"/>
                <w:shd w:val="clear" w:color="auto" w:fill="FFFFFF"/>
              </w:rPr>
              <w:t>unilocularis</w:t>
            </w:r>
            <w:proofErr w:type="spellEnd"/>
          </w:p>
        </w:tc>
        <w:tc>
          <w:tcPr>
            <w:tcW w:w="1048" w:type="dxa"/>
            <w:tcBorders>
              <w:top w:val="nil"/>
              <w:left w:val="nil"/>
              <w:bottom w:val="nil"/>
              <w:right w:val="nil"/>
              <w:tl2br w:val="nil"/>
              <w:tr2bl w:val="nil"/>
            </w:tcBorders>
            <w:vAlign w:val="center"/>
          </w:tcPr>
          <w:p w14:paraId="06C62BCC" w14:textId="77777777" w:rsidR="00D24A07" w:rsidRDefault="00000000">
            <w:pPr>
              <w:rPr>
                <w:color w:val="000000"/>
                <w:sz w:val="18"/>
              </w:rPr>
            </w:pPr>
            <w:proofErr w:type="gramStart"/>
            <w:r>
              <w:rPr>
                <w:color w:val="000000"/>
                <w:sz w:val="18"/>
              </w:rPr>
              <w:t>山柑科</w:t>
            </w:r>
            <w:proofErr w:type="gramEnd"/>
          </w:p>
        </w:tc>
        <w:tc>
          <w:tcPr>
            <w:tcW w:w="1676" w:type="dxa"/>
            <w:tcBorders>
              <w:top w:val="nil"/>
              <w:left w:val="nil"/>
              <w:bottom w:val="nil"/>
              <w:right w:val="nil"/>
              <w:tl2br w:val="nil"/>
              <w:tr2bl w:val="nil"/>
            </w:tcBorders>
            <w:vAlign w:val="center"/>
          </w:tcPr>
          <w:p w14:paraId="7B8AD825" w14:textId="77777777" w:rsidR="00D24A07" w:rsidRDefault="00000000">
            <w:pPr>
              <w:rPr>
                <w:color w:val="000000"/>
                <w:sz w:val="18"/>
              </w:rPr>
            </w:pPr>
            <w:r>
              <w:rPr>
                <w:color w:val="000000"/>
                <w:sz w:val="18"/>
              </w:rPr>
              <w:t>入秋叶变黄</w:t>
            </w:r>
          </w:p>
        </w:tc>
        <w:tc>
          <w:tcPr>
            <w:tcW w:w="1522" w:type="dxa"/>
            <w:tcBorders>
              <w:top w:val="nil"/>
              <w:left w:val="nil"/>
              <w:bottom w:val="nil"/>
              <w:right w:val="nil"/>
              <w:tl2br w:val="nil"/>
              <w:tr2bl w:val="nil"/>
            </w:tcBorders>
            <w:vAlign w:val="center"/>
          </w:tcPr>
          <w:p w14:paraId="1892F5A3" w14:textId="77777777" w:rsidR="00D24A07" w:rsidRDefault="00000000">
            <w:pPr>
              <w:rPr>
                <w:color w:val="000000"/>
                <w:sz w:val="18"/>
              </w:rPr>
            </w:pPr>
            <w:r>
              <w:rPr>
                <w:color w:val="000000"/>
                <w:sz w:val="18"/>
              </w:rPr>
              <w:t>丛植</w:t>
            </w:r>
          </w:p>
        </w:tc>
      </w:tr>
      <w:tr w:rsidR="00D24A07" w14:paraId="15E3D616" w14:textId="77777777">
        <w:trPr>
          <w:trHeight w:val="294"/>
        </w:trPr>
        <w:tc>
          <w:tcPr>
            <w:tcW w:w="580" w:type="dxa"/>
            <w:vMerge/>
            <w:tcBorders>
              <w:top w:val="nil"/>
              <w:left w:val="nil"/>
              <w:bottom w:val="nil"/>
              <w:right w:val="nil"/>
              <w:tl2br w:val="nil"/>
              <w:tr2bl w:val="nil"/>
            </w:tcBorders>
          </w:tcPr>
          <w:p w14:paraId="0E9EE0E0"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00259FE9" w14:textId="77777777" w:rsidR="00D24A07" w:rsidRDefault="00000000">
            <w:pPr>
              <w:rPr>
                <w:color w:val="000000"/>
                <w:sz w:val="18"/>
              </w:rPr>
            </w:pPr>
            <w:r>
              <w:rPr>
                <w:color w:val="000000"/>
                <w:sz w:val="18"/>
              </w:rPr>
              <w:t>阳桃</w:t>
            </w:r>
          </w:p>
        </w:tc>
        <w:tc>
          <w:tcPr>
            <w:tcW w:w="3104" w:type="dxa"/>
            <w:tcBorders>
              <w:top w:val="nil"/>
              <w:left w:val="nil"/>
              <w:bottom w:val="nil"/>
              <w:right w:val="nil"/>
              <w:tl2br w:val="nil"/>
              <w:tr2bl w:val="nil"/>
            </w:tcBorders>
            <w:vAlign w:val="center"/>
          </w:tcPr>
          <w:p w14:paraId="3E745967" w14:textId="77777777" w:rsidR="00D24A07" w:rsidRDefault="00000000">
            <w:pPr>
              <w:rPr>
                <w:rStyle w:val="af2"/>
                <w:i w:val="0"/>
                <w:color w:val="000000"/>
                <w:sz w:val="18"/>
                <w:shd w:val="clear" w:color="auto" w:fill="FFFFFF"/>
              </w:rPr>
            </w:pPr>
            <w:r>
              <w:rPr>
                <w:i/>
                <w:color w:val="000000"/>
                <w:sz w:val="18"/>
                <w:shd w:val="clear" w:color="auto" w:fill="FFFFFF"/>
              </w:rPr>
              <w:t>Averrhoa carambola</w:t>
            </w:r>
          </w:p>
        </w:tc>
        <w:tc>
          <w:tcPr>
            <w:tcW w:w="1048" w:type="dxa"/>
            <w:tcBorders>
              <w:top w:val="nil"/>
              <w:left w:val="nil"/>
              <w:bottom w:val="nil"/>
              <w:right w:val="nil"/>
              <w:tl2br w:val="nil"/>
              <w:tr2bl w:val="nil"/>
            </w:tcBorders>
            <w:vAlign w:val="center"/>
          </w:tcPr>
          <w:p w14:paraId="1096A142" w14:textId="77777777" w:rsidR="00D24A07" w:rsidRDefault="00000000">
            <w:pPr>
              <w:rPr>
                <w:color w:val="000000"/>
                <w:sz w:val="18"/>
              </w:rPr>
            </w:pPr>
            <w:proofErr w:type="gramStart"/>
            <w:r>
              <w:rPr>
                <w:color w:val="000000"/>
                <w:sz w:val="18"/>
              </w:rPr>
              <w:t>酢</w:t>
            </w:r>
            <w:proofErr w:type="gramEnd"/>
            <w:r>
              <w:rPr>
                <w:color w:val="000000"/>
                <w:sz w:val="18"/>
              </w:rPr>
              <w:t>浆草科</w:t>
            </w:r>
          </w:p>
        </w:tc>
        <w:tc>
          <w:tcPr>
            <w:tcW w:w="1676" w:type="dxa"/>
            <w:tcBorders>
              <w:top w:val="nil"/>
              <w:left w:val="nil"/>
              <w:bottom w:val="nil"/>
              <w:right w:val="nil"/>
              <w:tl2br w:val="nil"/>
              <w:tr2bl w:val="nil"/>
            </w:tcBorders>
            <w:vAlign w:val="center"/>
          </w:tcPr>
          <w:p w14:paraId="7DB524DC" w14:textId="77777777" w:rsidR="00D24A07" w:rsidRDefault="00000000">
            <w:pPr>
              <w:rPr>
                <w:color w:val="000000"/>
                <w:sz w:val="18"/>
              </w:rPr>
            </w:pPr>
            <w:r>
              <w:rPr>
                <w:color w:val="000000"/>
                <w:sz w:val="18"/>
              </w:rPr>
              <w:t>春季新生叶呈红色</w:t>
            </w:r>
          </w:p>
        </w:tc>
        <w:tc>
          <w:tcPr>
            <w:tcW w:w="1522" w:type="dxa"/>
            <w:tcBorders>
              <w:top w:val="nil"/>
              <w:left w:val="nil"/>
              <w:bottom w:val="nil"/>
              <w:right w:val="nil"/>
              <w:tl2br w:val="nil"/>
              <w:tr2bl w:val="nil"/>
            </w:tcBorders>
            <w:vAlign w:val="center"/>
          </w:tcPr>
          <w:p w14:paraId="2953FB7E" w14:textId="77777777" w:rsidR="00D24A07" w:rsidRDefault="00000000">
            <w:pPr>
              <w:rPr>
                <w:color w:val="000000"/>
                <w:sz w:val="18"/>
              </w:rPr>
            </w:pPr>
            <w:r>
              <w:rPr>
                <w:color w:val="000000"/>
                <w:sz w:val="18"/>
              </w:rPr>
              <w:t>丛植</w:t>
            </w:r>
          </w:p>
        </w:tc>
      </w:tr>
      <w:tr w:rsidR="00D24A07" w14:paraId="17C1CA5B" w14:textId="77777777">
        <w:trPr>
          <w:trHeight w:val="294"/>
        </w:trPr>
        <w:tc>
          <w:tcPr>
            <w:tcW w:w="580" w:type="dxa"/>
            <w:vMerge/>
            <w:tcBorders>
              <w:top w:val="nil"/>
              <w:left w:val="nil"/>
              <w:bottom w:val="nil"/>
              <w:right w:val="nil"/>
              <w:tl2br w:val="nil"/>
              <w:tr2bl w:val="nil"/>
            </w:tcBorders>
          </w:tcPr>
          <w:p w14:paraId="6098BE24"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5EC3551A" w14:textId="77777777" w:rsidR="00D24A07" w:rsidRDefault="00000000">
            <w:pPr>
              <w:rPr>
                <w:color w:val="000000"/>
                <w:sz w:val="18"/>
              </w:rPr>
            </w:pPr>
            <w:r>
              <w:rPr>
                <w:color w:val="000000"/>
                <w:sz w:val="18"/>
              </w:rPr>
              <w:t>大花紫薇</w:t>
            </w:r>
          </w:p>
        </w:tc>
        <w:tc>
          <w:tcPr>
            <w:tcW w:w="3104" w:type="dxa"/>
            <w:tcBorders>
              <w:top w:val="nil"/>
              <w:left w:val="nil"/>
              <w:bottom w:val="nil"/>
              <w:right w:val="nil"/>
              <w:tl2br w:val="nil"/>
              <w:tr2bl w:val="nil"/>
            </w:tcBorders>
            <w:vAlign w:val="center"/>
          </w:tcPr>
          <w:p w14:paraId="06A4A11D" w14:textId="77777777" w:rsidR="00D24A07" w:rsidRDefault="00000000">
            <w:pPr>
              <w:rPr>
                <w:color w:val="000000"/>
                <w:sz w:val="18"/>
              </w:rPr>
            </w:pPr>
            <w:r>
              <w:rPr>
                <w:rStyle w:val="af2"/>
                <w:color w:val="000000"/>
                <w:sz w:val="18"/>
                <w:shd w:val="clear" w:color="auto" w:fill="FFFFFF"/>
              </w:rPr>
              <w:t>Lagerstroemia speciosa</w:t>
            </w:r>
          </w:p>
        </w:tc>
        <w:tc>
          <w:tcPr>
            <w:tcW w:w="1048" w:type="dxa"/>
            <w:tcBorders>
              <w:top w:val="nil"/>
              <w:left w:val="nil"/>
              <w:bottom w:val="nil"/>
              <w:right w:val="nil"/>
              <w:tl2br w:val="nil"/>
              <w:tr2bl w:val="nil"/>
            </w:tcBorders>
            <w:vAlign w:val="center"/>
          </w:tcPr>
          <w:p w14:paraId="74C580C4" w14:textId="77777777" w:rsidR="00D24A07" w:rsidRDefault="00000000">
            <w:pPr>
              <w:rPr>
                <w:color w:val="000000"/>
                <w:sz w:val="18"/>
              </w:rPr>
            </w:pPr>
            <w:r>
              <w:rPr>
                <w:color w:val="000000"/>
                <w:sz w:val="18"/>
              </w:rPr>
              <w:t>千屈菜科</w:t>
            </w:r>
          </w:p>
        </w:tc>
        <w:tc>
          <w:tcPr>
            <w:tcW w:w="1676" w:type="dxa"/>
            <w:tcBorders>
              <w:top w:val="nil"/>
              <w:left w:val="nil"/>
              <w:bottom w:val="nil"/>
              <w:right w:val="nil"/>
              <w:tl2br w:val="nil"/>
              <w:tr2bl w:val="nil"/>
            </w:tcBorders>
            <w:vAlign w:val="center"/>
          </w:tcPr>
          <w:p w14:paraId="57E9D7FD" w14:textId="77777777" w:rsidR="00D24A07" w:rsidRDefault="00000000">
            <w:pPr>
              <w:rPr>
                <w:color w:val="000000"/>
                <w:sz w:val="18"/>
              </w:rPr>
            </w:pPr>
            <w:r>
              <w:rPr>
                <w:color w:val="000000"/>
                <w:sz w:val="18"/>
              </w:rPr>
              <w:t>叶入秋叶变黄褐色</w:t>
            </w:r>
          </w:p>
        </w:tc>
        <w:tc>
          <w:tcPr>
            <w:tcW w:w="1522" w:type="dxa"/>
            <w:tcBorders>
              <w:top w:val="nil"/>
              <w:left w:val="nil"/>
              <w:bottom w:val="nil"/>
              <w:right w:val="nil"/>
              <w:tl2br w:val="nil"/>
              <w:tr2bl w:val="nil"/>
            </w:tcBorders>
            <w:vAlign w:val="center"/>
          </w:tcPr>
          <w:p w14:paraId="410FD742" w14:textId="77777777" w:rsidR="00D24A07" w:rsidRDefault="00000000">
            <w:pPr>
              <w:rPr>
                <w:color w:val="000000"/>
                <w:sz w:val="18"/>
              </w:rPr>
            </w:pPr>
            <w:r>
              <w:rPr>
                <w:color w:val="000000"/>
                <w:sz w:val="18"/>
              </w:rPr>
              <w:t>对植、丛植</w:t>
            </w:r>
          </w:p>
        </w:tc>
      </w:tr>
      <w:tr w:rsidR="00D24A07" w14:paraId="620A066A" w14:textId="77777777">
        <w:trPr>
          <w:trHeight w:val="294"/>
        </w:trPr>
        <w:tc>
          <w:tcPr>
            <w:tcW w:w="580" w:type="dxa"/>
            <w:vMerge/>
            <w:tcBorders>
              <w:top w:val="nil"/>
              <w:left w:val="nil"/>
              <w:bottom w:val="nil"/>
              <w:right w:val="nil"/>
              <w:tl2br w:val="nil"/>
              <w:tr2bl w:val="nil"/>
            </w:tcBorders>
          </w:tcPr>
          <w:p w14:paraId="007CD490"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4FF34113" w14:textId="77777777" w:rsidR="00D24A07" w:rsidRDefault="00000000">
            <w:pPr>
              <w:rPr>
                <w:color w:val="000000"/>
                <w:sz w:val="18"/>
              </w:rPr>
            </w:pPr>
            <w:r>
              <w:rPr>
                <w:color w:val="000000"/>
                <w:sz w:val="18"/>
              </w:rPr>
              <w:t>柳叶红千层</w:t>
            </w:r>
          </w:p>
        </w:tc>
        <w:tc>
          <w:tcPr>
            <w:tcW w:w="3104" w:type="dxa"/>
            <w:tcBorders>
              <w:top w:val="nil"/>
              <w:left w:val="nil"/>
              <w:bottom w:val="nil"/>
              <w:right w:val="nil"/>
              <w:tl2br w:val="nil"/>
              <w:tr2bl w:val="nil"/>
            </w:tcBorders>
            <w:vAlign w:val="center"/>
          </w:tcPr>
          <w:p w14:paraId="4214488D" w14:textId="77777777" w:rsidR="00D24A07" w:rsidRDefault="00000000">
            <w:pPr>
              <w:rPr>
                <w:i/>
                <w:color w:val="000000"/>
                <w:sz w:val="18"/>
                <w:shd w:val="clear" w:color="auto" w:fill="FFFFFF"/>
              </w:rPr>
            </w:pPr>
            <w:r>
              <w:rPr>
                <w:i/>
                <w:color w:val="000000"/>
                <w:sz w:val="18"/>
                <w:shd w:val="clear" w:color="auto" w:fill="FFFFFF"/>
              </w:rPr>
              <w:t xml:space="preserve">Callistemon </w:t>
            </w:r>
            <w:proofErr w:type="spellStart"/>
            <w:r>
              <w:rPr>
                <w:i/>
                <w:color w:val="000000"/>
                <w:sz w:val="18"/>
                <w:shd w:val="clear" w:color="auto" w:fill="FFFFFF"/>
              </w:rPr>
              <w:t>salignus</w:t>
            </w:r>
            <w:proofErr w:type="spellEnd"/>
          </w:p>
        </w:tc>
        <w:tc>
          <w:tcPr>
            <w:tcW w:w="1048" w:type="dxa"/>
            <w:tcBorders>
              <w:top w:val="nil"/>
              <w:left w:val="nil"/>
              <w:bottom w:val="nil"/>
              <w:right w:val="nil"/>
              <w:tl2br w:val="nil"/>
              <w:tr2bl w:val="nil"/>
            </w:tcBorders>
            <w:vAlign w:val="center"/>
          </w:tcPr>
          <w:p w14:paraId="1F301594" w14:textId="77777777" w:rsidR="00D24A07" w:rsidRDefault="00000000">
            <w:pPr>
              <w:rPr>
                <w:color w:val="000000"/>
                <w:sz w:val="18"/>
              </w:rPr>
            </w:pPr>
            <w:r>
              <w:rPr>
                <w:color w:val="000000"/>
                <w:sz w:val="18"/>
              </w:rPr>
              <w:t>桃金娘科</w:t>
            </w:r>
          </w:p>
        </w:tc>
        <w:tc>
          <w:tcPr>
            <w:tcW w:w="1676" w:type="dxa"/>
            <w:tcBorders>
              <w:top w:val="nil"/>
              <w:left w:val="nil"/>
              <w:bottom w:val="nil"/>
              <w:right w:val="nil"/>
              <w:tl2br w:val="nil"/>
              <w:tr2bl w:val="nil"/>
            </w:tcBorders>
            <w:vAlign w:val="center"/>
          </w:tcPr>
          <w:p w14:paraId="12B885C4" w14:textId="77777777" w:rsidR="00D24A07" w:rsidRDefault="00000000">
            <w:pPr>
              <w:rPr>
                <w:color w:val="000000"/>
                <w:sz w:val="18"/>
              </w:rPr>
            </w:pPr>
            <w:r>
              <w:rPr>
                <w:color w:val="000000"/>
                <w:sz w:val="18"/>
              </w:rPr>
              <w:t>春季新生叶呈红色</w:t>
            </w:r>
          </w:p>
        </w:tc>
        <w:tc>
          <w:tcPr>
            <w:tcW w:w="1522" w:type="dxa"/>
            <w:tcBorders>
              <w:top w:val="nil"/>
              <w:left w:val="nil"/>
              <w:bottom w:val="nil"/>
              <w:right w:val="nil"/>
              <w:tl2br w:val="nil"/>
              <w:tr2bl w:val="nil"/>
            </w:tcBorders>
            <w:vAlign w:val="center"/>
          </w:tcPr>
          <w:p w14:paraId="4BF0701E" w14:textId="77777777" w:rsidR="00D24A07" w:rsidRDefault="00000000">
            <w:pPr>
              <w:rPr>
                <w:color w:val="000000"/>
                <w:sz w:val="18"/>
              </w:rPr>
            </w:pPr>
            <w:r>
              <w:rPr>
                <w:color w:val="000000"/>
                <w:sz w:val="18"/>
              </w:rPr>
              <w:t>丛植</w:t>
            </w:r>
          </w:p>
        </w:tc>
      </w:tr>
      <w:tr w:rsidR="00D24A07" w14:paraId="0A0F474C" w14:textId="77777777">
        <w:trPr>
          <w:trHeight w:val="327"/>
        </w:trPr>
        <w:tc>
          <w:tcPr>
            <w:tcW w:w="580" w:type="dxa"/>
            <w:vMerge/>
            <w:tcBorders>
              <w:top w:val="nil"/>
              <w:left w:val="nil"/>
              <w:bottom w:val="nil"/>
              <w:right w:val="nil"/>
              <w:tl2br w:val="nil"/>
              <w:tr2bl w:val="nil"/>
            </w:tcBorders>
          </w:tcPr>
          <w:p w14:paraId="35A4F058"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13A51FA9" w14:textId="77777777" w:rsidR="00D24A07" w:rsidRDefault="00000000">
            <w:pPr>
              <w:rPr>
                <w:color w:val="000000"/>
                <w:sz w:val="18"/>
              </w:rPr>
            </w:pPr>
            <w:r>
              <w:rPr>
                <w:color w:val="000000"/>
                <w:sz w:val="18"/>
              </w:rPr>
              <w:t>番石榴</w:t>
            </w:r>
          </w:p>
        </w:tc>
        <w:tc>
          <w:tcPr>
            <w:tcW w:w="3104" w:type="dxa"/>
            <w:tcBorders>
              <w:top w:val="nil"/>
              <w:left w:val="nil"/>
              <w:bottom w:val="nil"/>
              <w:right w:val="nil"/>
              <w:tl2br w:val="nil"/>
              <w:tr2bl w:val="nil"/>
            </w:tcBorders>
            <w:vAlign w:val="center"/>
          </w:tcPr>
          <w:p w14:paraId="40BC5902" w14:textId="77777777" w:rsidR="00D24A07" w:rsidRDefault="00000000">
            <w:pPr>
              <w:rPr>
                <w:i/>
                <w:color w:val="000000"/>
                <w:sz w:val="18"/>
                <w:shd w:val="clear" w:color="auto" w:fill="FFFFFF"/>
              </w:rPr>
            </w:pPr>
            <w:r>
              <w:rPr>
                <w:i/>
                <w:color w:val="000000"/>
                <w:sz w:val="18"/>
                <w:shd w:val="clear" w:color="auto" w:fill="FFFFFF"/>
              </w:rPr>
              <w:t>Psidium guajava</w:t>
            </w:r>
          </w:p>
        </w:tc>
        <w:tc>
          <w:tcPr>
            <w:tcW w:w="1048" w:type="dxa"/>
            <w:tcBorders>
              <w:top w:val="nil"/>
              <w:left w:val="nil"/>
              <w:bottom w:val="nil"/>
              <w:right w:val="nil"/>
              <w:tl2br w:val="nil"/>
              <w:tr2bl w:val="nil"/>
            </w:tcBorders>
            <w:vAlign w:val="center"/>
          </w:tcPr>
          <w:p w14:paraId="14AF6790" w14:textId="77777777" w:rsidR="00D24A07" w:rsidRDefault="00000000">
            <w:pPr>
              <w:rPr>
                <w:color w:val="000000"/>
                <w:sz w:val="18"/>
              </w:rPr>
            </w:pPr>
            <w:r>
              <w:rPr>
                <w:color w:val="000000"/>
                <w:sz w:val="18"/>
              </w:rPr>
              <w:t>桃金娘科</w:t>
            </w:r>
          </w:p>
        </w:tc>
        <w:tc>
          <w:tcPr>
            <w:tcW w:w="1676" w:type="dxa"/>
            <w:tcBorders>
              <w:top w:val="nil"/>
              <w:left w:val="nil"/>
              <w:bottom w:val="nil"/>
              <w:right w:val="nil"/>
              <w:tl2br w:val="nil"/>
              <w:tr2bl w:val="nil"/>
            </w:tcBorders>
            <w:vAlign w:val="center"/>
          </w:tcPr>
          <w:p w14:paraId="2824BDE1" w14:textId="77777777" w:rsidR="00D24A07" w:rsidRDefault="00000000">
            <w:pPr>
              <w:rPr>
                <w:color w:val="000000"/>
                <w:sz w:val="18"/>
              </w:rPr>
            </w:pPr>
            <w:r>
              <w:rPr>
                <w:color w:val="000000"/>
                <w:sz w:val="18"/>
              </w:rPr>
              <w:t>春季新生叶呈红色</w:t>
            </w:r>
          </w:p>
        </w:tc>
        <w:tc>
          <w:tcPr>
            <w:tcW w:w="1522" w:type="dxa"/>
            <w:tcBorders>
              <w:top w:val="nil"/>
              <w:left w:val="nil"/>
              <w:bottom w:val="nil"/>
              <w:right w:val="nil"/>
              <w:tl2br w:val="nil"/>
              <w:tr2bl w:val="nil"/>
            </w:tcBorders>
            <w:vAlign w:val="center"/>
          </w:tcPr>
          <w:p w14:paraId="24952DEB" w14:textId="77777777" w:rsidR="00D24A07" w:rsidRDefault="00000000">
            <w:pPr>
              <w:rPr>
                <w:color w:val="000000"/>
                <w:sz w:val="18"/>
              </w:rPr>
            </w:pPr>
            <w:r>
              <w:rPr>
                <w:color w:val="000000"/>
                <w:sz w:val="18"/>
              </w:rPr>
              <w:t>孤植、丛植</w:t>
            </w:r>
          </w:p>
        </w:tc>
      </w:tr>
      <w:tr w:rsidR="00D24A07" w14:paraId="0D71C7AC" w14:textId="77777777">
        <w:trPr>
          <w:trHeight w:val="294"/>
        </w:trPr>
        <w:tc>
          <w:tcPr>
            <w:tcW w:w="580" w:type="dxa"/>
            <w:vMerge/>
            <w:tcBorders>
              <w:top w:val="nil"/>
              <w:left w:val="nil"/>
              <w:bottom w:val="nil"/>
              <w:right w:val="nil"/>
              <w:tl2br w:val="nil"/>
              <w:tr2bl w:val="nil"/>
            </w:tcBorders>
          </w:tcPr>
          <w:p w14:paraId="072EE78F"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2D760E3A" w14:textId="77777777" w:rsidR="00D24A07" w:rsidRDefault="00000000">
            <w:pPr>
              <w:rPr>
                <w:color w:val="000000"/>
                <w:sz w:val="18"/>
              </w:rPr>
            </w:pPr>
            <w:r>
              <w:rPr>
                <w:color w:val="000000"/>
                <w:sz w:val="18"/>
              </w:rPr>
              <w:t>黄金香柳</w:t>
            </w:r>
          </w:p>
        </w:tc>
        <w:tc>
          <w:tcPr>
            <w:tcW w:w="3104" w:type="dxa"/>
            <w:tcBorders>
              <w:top w:val="nil"/>
              <w:left w:val="nil"/>
              <w:bottom w:val="nil"/>
              <w:right w:val="nil"/>
              <w:tl2br w:val="nil"/>
              <w:tr2bl w:val="nil"/>
            </w:tcBorders>
            <w:vAlign w:val="center"/>
          </w:tcPr>
          <w:p w14:paraId="250C802B" w14:textId="77777777" w:rsidR="00D24A07" w:rsidRDefault="00000000">
            <w:pPr>
              <w:rPr>
                <w:i/>
                <w:color w:val="000000"/>
                <w:sz w:val="18"/>
              </w:rPr>
            </w:pPr>
            <w:r>
              <w:rPr>
                <w:i/>
                <w:color w:val="000000"/>
                <w:sz w:val="18"/>
                <w:shd w:val="clear" w:color="auto" w:fill="FFFFFF"/>
              </w:rPr>
              <w:t xml:space="preserve">Melaleuca </w:t>
            </w:r>
            <w:proofErr w:type="spellStart"/>
            <w:r>
              <w:rPr>
                <w:i/>
                <w:color w:val="000000"/>
                <w:sz w:val="18"/>
                <w:shd w:val="clear" w:color="auto" w:fill="FFFFFF"/>
              </w:rPr>
              <w:t>bracteata</w:t>
            </w:r>
            <w:proofErr w:type="spellEnd"/>
            <w:r>
              <w:rPr>
                <w:i/>
                <w:color w:val="000000"/>
                <w:sz w:val="18"/>
                <w:shd w:val="clear" w:color="auto" w:fill="FFFFFF"/>
              </w:rPr>
              <w:t xml:space="preserve"> </w:t>
            </w:r>
            <w:r>
              <w:rPr>
                <w:color w:val="000000"/>
                <w:sz w:val="18"/>
                <w:shd w:val="clear" w:color="auto" w:fill="FFFFFF"/>
              </w:rPr>
              <w:t>‘Revolution Gold'</w:t>
            </w:r>
          </w:p>
        </w:tc>
        <w:tc>
          <w:tcPr>
            <w:tcW w:w="1048" w:type="dxa"/>
            <w:tcBorders>
              <w:top w:val="nil"/>
              <w:left w:val="nil"/>
              <w:bottom w:val="nil"/>
              <w:right w:val="nil"/>
              <w:tl2br w:val="nil"/>
              <w:tr2bl w:val="nil"/>
            </w:tcBorders>
            <w:vAlign w:val="center"/>
          </w:tcPr>
          <w:p w14:paraId="6B9DB4D4" w14:textId="77777777" w:rsidR="00D24A07" w:rsidRDefault="00000000">
            <w:pPr>
              <w:rPr>
                <w:color w:val="000000"/>
                <w:sz w:val="18"/>
              </w:rPr>
            </w:pPr>
            <w:r>
              <w:rPr>
                <w:color w:val="000000"/>
                <w:sz w:val="18"/>
              </w:rPr>
              <w:t>桃金娘科</w:t>
            </w:r>
          </w:p>
        </w:tc>
        <w:tc>
          <w:tcPr>
            <w:tcW w:w="1676" w:type="dxa"/>
            <w:tcBorders>
              <w:top w:val="nil"/>
              <w:left w:val="nil"/>
              <w:bottom w:val="nil"/>
              <w:right w:val="nil"/>
              <w:tl2br w:val="nil"/>
              <w:tr2bl w:val="nil"/>
            </w:tcBorders>
            <w:vAlign w:val="center"/>
          </w:tcPr>
          <w:p w14:paraId="1C2F2699" w14:textId="77777777" w:rsidR="00D24A07" w:rsidRDefault="00000000">
            <w:pPr>
              <w:rPr>
                <w:color w:val="000000"/>
                <w:sz w:val="18"/>
              </w:rPr>
            </w:pPr>
            <w:r>
              <w:rPr>
                <w:color w:val="000000"/>
                <w:sz w:val="18"/>
              </w:rPr>
              <w:t>四季叶色金黄</w:t>
            </w:r>
          </w:p>
        </w:tc>
        <w:tc>
          <w:tcPr>
            <w:tcW w:w="1522" w:type="dxa"/>
            <w:tcBorders>
              <w:top w:val="nil"/>
              <w:left w:val="nil"/>
              <w:bottom w:val="nil"/>
              <w:right w:val="nil"/>
              <w:tl2br w:val="nil"/>
              <w:tr2bl w:val="nil"/>
            </w:tcBorders>
            <w:vAlign w:val="center"/>
          </w:tcPr>
          <w:p w14:paraId="57E87F8A" w14:textId="77777777" w:rsidR="00D24A07" w:rsidRDefault="00000000">
            <w:pPr>
              <w:rPr>
                <w:color w:val="000000"/>
                <w:sz w:val="18"/>
              </w:rPr>
            </w:pPr>
            <w:r>
              <w:rPr>
                <w:color w:val="000000"/>
                <w:sz w:val="18"/>
              </w:rPr>
              <w:t>列植、丛植、群植</w:t>
            </w:r>
          </w:p>
        </w:tc>
      </w:tr>
      <w:tr w:rsidR="00D24A07" w14:paraId="0E897409" w14:textId="77777777">
        <w:trPr>
          <w:trHeight w:val="294"/>
        </w:trPr>
        <w:tc>
          <w:tcPr>
            <w:tcW w:w="580" w:type="dxa"/>
            <w:vMerge/>
            <w:tcBorders>
              <w:top w:val="nil"/>
              <w:left w:val="nil"/>
              <w:bottom w:val="nil"/>
              <w:right w:val="nil"/>
              <w:tl2br w:val="nil"/>
              <w:tr2bl w:val="nil"/>
            </w:tcBorders>
          </w:tcPr>
          <w:p w14:paraId="6105D298"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376D0B81" w14:textId="77777777" w:rsidR="00D24A07" w:rsidRDefault="00000000">
            <w:pPr>
              <w:rPr>
                <w:color w:val="000000"/>
                <w:sz w:val="18"/>
              </w:rPr>
            </w:pPr>
            <w:r>
              <w:rPr>
                <w:color w:val="000000"/>
                <w:sz w:val="18"/>
              </w:rPr>
              <w:t>蒲桃</w:t>
            </w:r>
          </w:p>
        </w:tc>
        <w:tc>
          <w:tcPr>
            <w:tcW w:w="3104" w:type="dxa"/>
            <w:tcBorders>
              <w:top w:val="nil"/>
              <w:left w:val="nil"/>
              <w:bottom w:val="nil"/>
              <w:right w:val="nil"/>
              <w:tl2br w:val="nil"/>
              <w:tr2bl w:val="nil"/>
            </w:tcBorders>
            <w:vAlign w:val="center"/>
          </w:tcPr>
          <w:p w14:paraId="6D5F181F" w14:textId="77777777" w:rsidR="00D24A07" w:rsidRDefault="00000000">
            <w:pPr>
              <w:rPr>
                <w:i/>
                <w:color w:val="000000"/>
                <w:sz w:val="18"/>
                <w:shd w:val="clear" w:color="auto" w:fill="FFFFFF"/>
              </w:rPr>
            </w:pPr>
            <w:proofErr w:type="spellStart"/>
            <w:r>
              <w:rPr>
                <w:i/>
                <w:color w:val="000000"/>
                <w:sz w:val="18"/>
                <w:shd w:val="clear" w:color="auto" w:fill="FFFFFF"/>
              </w:rPr>
              <w:t>Syzygium</w:t>
            </w:r>
            <w:proofErr w:type="spellEnd"/>
            <w:r>
              <w:rPr>
                <w:i/>
                <w:color w:val="000000"/>
                <w:sz w:val="18"/>
                <w:shd w:val="clear" w:color="auto" w:fill="FFFFFF"/>
              </w:rPr>
              <w:t xml:space="preserve"> </w:t>
            </w:r>
            <w:proofErr w:type="spellStart"/>
            <w:r>
              <w:rPr>
                <w:i/>
                <w:color w:val="000000"/>
                <w:sz w:val="18"/>
                <w:shd w:val="clear" w:color="auto" w:fill="FFFFFF"/>
              </w:rPr>
              <w:t>jambos</w:t>
            </w:r>
            <w:proofErr w:type="spellEnd"/>
          </w:p>
        </w:tc>
        <w:tc>
          <w:tcPr>
            <w:tcW w:w="1048" w:type="dxa"/>
            <w:tcBorders>
              <w:top w:val="nil"/>
              <w:left w:val="nil"/>
              <w:bottom w:val="nil"/>
              <w:right w:val="nil"/>
              <w:tl2br w:val="nil"/>
              <w:tr2bl w:val="nil"/>
            </w:tcBorders>
            <w:vAlign w:val="center"/>
          </w:tcPr>
          <w:p w14:paraId="742D494E" w14:textId="77777777" w:rsidR="00D24A07" w:rsidRDefault="00000000">
            <w:pPr>
              <w:rPr>
                <w:color w:val="000000"/>
                <w:sz w:val="18"/>
              </w:rPr>
            </w:pPr>
            <w:r>
              <w:rPr>
                <w:color w:val="000000"/>
                <w:sz w:val="18"/>
              </w:rPr>
              <w:t>桃金娘科</w:t>
            </w:r>
          </w:p>
        </w:tc>
        <w:tc>
          <w:tcPr>
            <w:tcW w:w="1676" w:type="dxa"/>
            <w:tcBorders>
              <w:top w:val="nil"/>
              <w:left w:val="nil"/>
              <w:bottom w:val="nil"/>
              <w:right w:val="nil"/>
              <w:tl2br w:val="nil"/>
              <w:tr2bl w:val="nil"/>
            </w:tcBorders>
            <w:vAlign w:val="center"/>
          </w:tcPr>
          <w:p w14:paraId="086232D8" w14:textId="77777777" w:rsidR="00D24A07" w:rsidRDefault="00000000">
            <w:pPr>
              <w:rPr>
                <w:color w:val="000000"/>
                <w:sz w:val="18"/>
              </w:rPr>
            </w:pPr>
            <w:r>
              <w:rPr>
                <w:color w:val="000000"/>
                <w:sz w:val="18"/>
              </w:rPr>
              <w:t>春季新生嫩叶呈红色</w:t>
            </w:r>
          </w:p>
        </w:tc>
        <w:tc>
          <w:tcPr>
            <w:tcW w:w="1522" w:type="dxa"/>
            <w:tcBorders>
              <w:top w:val="nil"/>
              <w:left w:val="nil"/>
              <w:bottom w:val="nil"/>
              <w:right w:val="nil"/>
              <w:tl2br w:val="nil"/>
              <w:tr2bl w:val="nil"/>
            </w:tcBorders>
            <w:vAlign w:val="center"/>
          </w:tcPr>
          <w:p w14:paraId="3A454589" w14:textId="77777777" w:rsidR="00D24A07" w:rsidRDefault="00000000">
            <w:pPr>
              <w:rPr>
                <w:color w:val="000000"/>
                <w:sz w:val="18"/>
              </w:rPr>
            </w:pPr>
            <w:r>
              <w:rPr>
                <w:color w:val="000000"/>
                <w:sz w:val="18"/>
              </w:rPr>
              <w:t>孤植、丛植</w:t>
            </w:r>
          </w:p>
        </w:tc>
      </w:tr>
      <w:tr w:rsidR="00D24A07" w14:paraId="550ADDF2" w14:textId="77777777">
        <w:trPr>
          <w:trHeight w:val="294"/>
        </w:trPr>
        <w:tc>
          <w:tcPr>
            <w:tcW w:w="580" w:type="dxa"/>
            <w:vMerge/>
            <w:tcBorders>
              <w:top w:val="nil"/>
              <w:left w:val="nil"/>
              <w:bottom w:val="nil"/>
              <w:right w:val="nil"/>
              <w:tl2br w:val="nil"/>
              <w:tr2bl w:val="nil"/>
            </w:tcBorders>
          </w:tcPr>
          <w:p w14:paraId="4A3539E3"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76FA9147" w14:textId="77777777" w:rsidR="00D24A07" w:rsidRDefault="00000000">
            <w:pPr>
              <w:rPr>
                <w:color w:val="000000"/>
                <w:sz w:val="18"/>
              </w:rPr>
            </w:pPr>
            <w:r>
              <w:rPr>
                <w:color w:val="000000"/>
                <w:sz w:val="18"/>
              </w:rPr>
              <w:t>肖蒲桃</w:t>
            </w:r>
          </w:p>
        </w:tc>
        <w:tc>
          <w:tcPr>
            <w:tcW w:w="3104" w:type="dxa"/>
            <w:tcBorders>
              <w:top w:val="nil"/>
              <w:left w:val="nil"/>
              <w:bottom w:val="nil"/>
              <w:right w:val="nil"/>
              <w:tl2br w:val="nil"/>
              <w:tr2bl w:val="nil"/>
            </w:tcBorders>
            <w:vAlign w:val="center"/>
          </w:tcPr>
          <w:p w14:paraId="05A44C81" w14:textId="77777777" w:rsidR="00D24A07" w:rsidRDefault="00000000">
            <w:pPr>
              <w:rPr>
                <w:i/>
                <w:color w:val="000000"/>
                <w:sz w:val="18"/>
                <w:shd w:val="clear" w:color="auto" w:fill="FFFFFF"/>
              </w:rPr>
            </w:pPr>
            <w:proofErr w:type="spellStart"/>
            <w:proofErr w:type="gramStart"/>
            <w:r>
              <w:rPr>
                <w:i/>
                <w:color w:val="000000"/>
                <w:sz w:val="18"/>
                <w:shd w:val="clear" w:color="auto" w:fill="FFFFFF"/>
              </w:rPr>
              <w:t>Acmena</w:t>
            </w:r>
            <w:proofErr w:type="spellEnd"/>
            <w:r>
              <w:rPr>
                <w:i/>
                <w:color w:val="000000"/>
                <w:sz w:val="18"/>
                <w:shd w:val="clear" w:color="auto" w:fill="FFFFFF"/>
              </w:rPr>
              <w:t xml:space="preserve">  </w:t>
            </w:r>
            <w:proofErr w:type="spellStart"/>
            <w:r>
              <w:rPr>
                <w:i/>
                <w:color w:val="000000"/>
                <w:sz w:val="18"/>
                <w:shd w:val="clear" w:color="auto" w:fill="FFFFFF"/>
              </w:rPr>
              <w:t>acuminstlssma</w:t>
            </w:r>
            <w:proofErr w:type="spellEnd"/>
            <w:proofErr w:type="gramEnd"/>
          </w:p>
        </w:tc>
        <w:tc>
          <w:tcPr>
            <w:tcW w:w="1048" w:type="dxa"/>
            <w:tcBorders>
              <w:top w:val="nil"/>
              <w:left w:val="nil"/>
              <w:bottom w:val="nil"/>
              <w:right w:val="nil"/>
              <w:tl2br w:val="nil"/>
              <w:tr2bl w:val="nil"/>
            </w:tcBorders>
            <w:vAlign w:val="center"/>
          </w:tcPr>
          <w:p w14:paraId="0B17A026" w14:textId="77777777" w:rsidR="00D24A07" w:rsidRDefault="00000000">
            <w:pPr>
              <w:rPr>
                <w:color w:val="000000"/>
                <w:sz w:val="18"/>
              </w:rPr>
            </w:pPr>
            <w:r>
              <w:rPr>
                <w:color w:val="000000"/>
                <w:sz w:val="18"/>
              </w:rPr>
              <w:t>桃金娘科</w:t>
            </w:r>
          </w:p>
        </w:tc>
        <w:tc>
          <w:tcPr>
            <w:tcW w:w="1676" w:type="dxa"/>
            <w:tcBorders>
              <w:top w:val="nil"/>
              <w:left w:val="nil"/>
              <w:bottom w:val="nil"/>
              <w:right w:val="nil"/>
              <w:tl2br w:val="nil"/>
              <w:tr2bl w:val="nil"/>
            </w:tcBorders>
            <w:vAlign w:val="center"/>
          </w:tcPr>
          <w:p w14:paraId="24677686" w14:textId="77777777" w:rsidR="00D24A07" w:rsidRDefault="00000000">
            <w:pPr>
              <w:rPr>
                <w:color w:val="000000"/>
                <w:sz w:val="18"/>
              </w:rPr>
            </w:pPr>
            <w:r>
              <w:rPr>
                <w:color w:val="000000"/>
                <w:sz w:val="18"/>
              </w:rPr>
              <w:t>新生嫩叶呈红色</w:t>
            </w:r>
          </w:p>
        </w:tc>
        <w:tc>
          <w:tcPr>
            <w:tcW w:w="1522" w:type="dxa"/>
            <w:tcBorders>
              <w:top w:val="nil"/>
              <w:left w:val="nil"/>
              <w:bottom w:val="nil"/>
              <w:right w:val="nil"/>
              <w:tl2br w:val="nil"/>
              <w:tr2bl w:val="nil"/>
            </w:tcBorders>
            <w:vAlign w:val="center"/>
          </w:tcPr>
          <w:p w14:paraId="303AA64E" w14:textId="77777777" w:rsidR="00D24A07" w:rsidRDefault="00000000">
            <w:pPr>
              <w:rPr>
                <w:color w:val="000000"/>
                <w:sz w:val="18"/>
              </w:rPr>
            </w:pPr>
            <w:r>
              <w:rPr>
                <w:color w:val="000000"/>
                <w:sz w:val="18"/>
              </w:rPr>
              <w:t>孤植、丛植</w:t>
            </w:r>
          </w:p>
        </w:tc>
      </w:tr>
      <w:tr w:rsidR="00D24A07" w14:paraId="0F0D1F62" w14:textId="77777777">
        <w:trPr>
          <w:trHeight w:val="294"/>
        </w:trPr>
        <w:tc>
          <w:tcPr>
            <w:tcW w:w="580" w:type="dxa"/>
            <w:vMerge/>
            <w:tcBorders>
              <w:top w:val="nil"/>
              <w:left w:val="nil"/>
              <w:bottom w:val="nil"/>
              <w:right w:val="nil"/>
              <w:tl2br w:val="nil"/>
              <w:tr2bl w:val="nil"/>
            </w:tcBorders>
          </w:tcPr>
          <w:p w14:paraId="1CF15E10"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72B25AC9" w14:textId="77777777" w:rsidR="00D24A07" w:rsidRDefault="00000000">
            <w:pPr>
              <w:rPr>
                <w:color w:val="000000"/>
                <w:sz w:val="18"/>
              </w:rPr>
            </w:pPr>
            <w:r>
              <w:rPr>
                <w:color w:val="000000"/>
                <w:sz w:val="18"/>
              </w:rPr>
              <w:t>小叶</w:t>
            </w:r>
            <w:proofErr w:type="gramStart"/>
            <w:r>
              <w:rPr>
                <w:color w:val="000000"/>
                <w:sz w:val="18"/>
              </w:rPr>
              <w:t>榄</w:t>
            </w:r>
            <w:proofErr w:type="gramEnd"/>
            <w:r>
              <w:rPr>
                <w:color w:val="000000"/>
                <w:sz w:val="18"/>
              </w:rPr>
              <w:t>仁</w:t>
            </w:r>
          </w:p>
        </w:tc>
        <w:tc>
          <w:tcPr>
            <w:tcW w:w="3104" w:type="dxa"/>
            <w:tcBorders>
              <w:top w:val="nil"/>
              <w:left w:val="nil"/>
              <w:bottom w:val="nil"/>
              <w:right w:val="nil"/>
              <w:tl2br w:val="nil"/>
              <w:tr2bl w:val="nil"/>
            </w:tcBorders>
            <w:vAlign w:val="center"/>
          </w:tcPr>
          <w:p w14:paraId="3F51BC18" w14:textId="77777777" w:rsidR="00D24A07" w:rsidRDefault="00000000">
            <w:pPr>
              <w:rPr>
                <w:i/>
                <w:color w:val="000000"/>
                <w:sz w:val="18"/>
              </w:rPr>
            </w:pPr>
            <w:r>
              <w:rPr>
                <w:i/>
                <w:color w:val="000000"/>
                <w:sz w:val="18"/>
                <w:shd w:val="clear" w:color="auto" w:fill="FFFFFF"/>
              </w:rPr>
              <w:t xml:space="preserve">Terminalia </w:t>
            </w:r>
            <w:proofErr w:type="spellStart"/>
            <w:r>
              <w:rPr>
                <w:i/>
                <w:color w:val="000000"/>
                <w:sz w:val="18"/>
                <w:shd w:val="clear" w:color="auto" w:fill="FFFFFF"/>
              </w:rPr>
              <w:t>mantaly</w:t>
            </w:r>
            <w:proofErr w:type="spellEnd"/>
          </w:p>
        </w:tc>
        <w:tc>
          <w:tcPr>
            <w:tcW w:w="1048" w:type="dxa"/>
            <w:tcBorders>
              <w:top w:val="nil"/>
              <w:left w:val="nil"/>
              <w:bottom w:val="nil"/>
              <w:right w:val="nil"/>
              <w:tl2br w:val="nil"/>
              <w:tr2bl w:val="nil"/>
            </w:tcBorders>
            <w:vAlign w:val="center"/>
          </w:tcPr>
          <w:p w14:paraId="3DA9ADED" w14:textId="77777777" w:rsidR="00D24A07" w:rsidRDefault="00000000">
            <w:pPr>
              <w:rPr>
                <w:color w:val="000000"/>
                <w:sz w:val="18"/>
              </w:rPr>
            </w:pPr>
            <w:r>
              <w:rPr>
                <w:color w:val="000000"/>
                <w:sz w:val="18"/>
              </w:rPr>
              <w:t>使君子科</w:t>
            </w:r>
          </w:p>
        </w:tc>
        <w:tc>
          <w:tcPr>
            <w:tcW w:w="1676" w:type="dxa"/>
            <w:tcBorders>
              <w:top w:val="nil"/>
              <w:left w:val="nil"/>
              <w:bottom w:val="nil"/>
              <w:right w:val="nil"/>
              <w:tl2br w:val="nil"/>
              <w:tr2bl w:val="nil"/>
            </w:tcBorders>
            <w:vAlign w:val="center"/>
          </w:tcPr>
          <w:p w14:paraId="31822255" w14:textId="77777777" w:rsidR="00D24A07" w:rsidRDefault="00000000">
            <w:pPr>
              <w:rPr>
                <w:color w:val="000000"/>
                <w:sz w:val="18"/>
              </w:rPr>
            </w:pPr>
            <w:r>
              <w:rPr>
                <w:color w:val="000000"/>
                <w:sz w:val="18"/>
              </w:rPr>
              <w:t>入秋叶变黄</w:t>
            </w:r>
          </w:p>
        </w:tc>
        <w:tc>
          <w:tcPr>
            <w:tcW w:w="1522" w:type="dxa"/>
            <w:tcBorders>
              <w:top w:val="nil"/>
              <w:left w:val="nil"/>
              <w:bottom w:val="nil"/>
              <w:right w:val="nil"/>
              <w:tl2br w:val="nil"/>
              <w:tr2bl w:val="nil"/>
            </w:tcBorders>
            <w:vAlign w:val="center"/>
          </w:tcPr>
          <w:p w14:paraId="686BEA6C" w14:textId="77777777" w:rsidR="00D24A07" w:rsidRDefault="00000000">
            <w:pPr>
              <w:rPr>
                <w:color w:val="000000"/>
                <w:sz w:val="18"/>
              </w:rPr>
            </w:pPr>
            <w:r>
              <w:rPr>
                <w:color w:val="000000"/>
                <w:sz w:val="18"/>
              </w:rPr>
              <w:t>对植、丛植</w:t>
            </w:r>
          </w:p>
        </w:tc>
      </w:tr>
      <w:tr w:rsidR="00D24A07" w14:paraId="26850121" w14:textId="77777777">
        <w:trPr>
          <w:trHeight w:val="294"/>
        </w:trPr>
        <w:tc>
          <w:tcPr>
            <w:tcW w:w="580" w:type="dxa"/>
            <w:vMerge/>
            <w:tcBorders>
              <w:top w:val="nil"/>
              <w:left w:val="nil"/>
              <w:bottom w:val="nil"/>
              <w:right w:val="nil"/>
              <w:tl2br w:val="nil"/>
              <w:tr2bl w:val="nil"/>
            </w:tcBorders>
          </w:tcPr>
          <w:p w14:paraId="0579A688"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26F65E2A" w14:textId="77777777" w:rsidR="00D24A07" w:rsidRDefault="00000000">
            <w:pPr>
              <w:rPr>
                <w:color w:val="000000"/>
                <w:sz w:val="18"/>
              </w:rPr>
            </w:pPr>
            <w:r>
              <w:rPr>
                <w:color w:val="000000"/>
                <w:sz w:val="18"/>
              </w:rPr>
              <w:t>锦叶</w:t>
            </w:r>
            <w:proofErr w:type="gramStart"/>
            <w:r>
              <w:rPr>
                <w:color w:val="000000"/>
                <w:sz w:val="18"/>
              </w:rPr>
              <w:t>榄</w:t>
            </w:r>
            <w:proofErr w:type="gramEnd"/>
            <w:r>
              <w:rPr>
                <w:color w:val="000000"/>
                <w:sz w:val="18"/>
              </w:rPr>
              <w:t>仁</w:t>
            </w:r>
          </w:p>
        </w:tc>
        <w:tc>
          <w:tcPr>
            <w:tcW w:w="3104" w:type="dxa"/>
            <w:tcBorders>
              <w:top w:val="nil"/>
              <w:left w:val="nil"/>
              <w:bottom w:val="nil"/>
              <w:right w:val="nil"/>
              <w:tl2br w:val="nil"/>
              <w:tr2bl w:val="nil"/>
            </w:tcBorders>
            <w:vAlign w:val="center"/>
          </w:tcPr>
          <w:p w14:paraId="548731EC" w14:textId="77777777" w:rsidR="00D24A07" w:rsidRDefault="00000000">
            <w:pPr>
              <w:rPr>
                <w:i/>
                <w:color w:val="000000"/>
                <w:sz w:val="18"/>
                <w:shd w:val="clear" w:color="auto" w:fill="FFFFFF"/>
              </w:rPr>
            </w:pPr>
            <w:r>
              <w:rPr>
                <w:i/>
                <w:color w:val="000000"/>
                <w:sz w:val="18"/>
                <w:shd w:val="clear" w:color="auto" w:fill="FFFFFF"/>
              </w:rPr>
              <w:t xml:space="preserve">Terminalia </w:t>
            </w:r>
            <w:proofErr w:type="spellStart"/>
            <w:r>
              <w:rPr>
                <w:i/>
                <w:color w:val="000000"/>
                <w:sz w:val="18"/>
                <w:shd w:val="clear" w:color="auto" w:fill="FFFFFF"/>
              </w:rPr>
              <w:t>mantaly</w:t>
            </w:r>
            <w:proofErr w:type="spellEnd"/>
            <w:r>
              <w:rPr>
                <w:color w:val="000000"/>
                <w:shd w:val="clear" w:color="auto" w:fill="FFFFFF"/>
              </w:rPr>
              <w:t xml:space="preserve"> </w:t>
            </w:r>
            <w:r>
              <w:rPr>
                <w:color w:val="000000"/>
                <w:sz w:val="18"/>
                <w:shd w:val="clear" w:color="auto" w:fill="FFFFFF"/>
              </w:rPr>
              <w:t>‘Tricolor’</w:t>
            </w:r>
          </w:p>
        </w:tc>
        <w:tc>
          <w:tcPr>
            <w:tcW w:w="1048" w:type="dxa"/>
            <w:tcBorders>
              <w:top w:val="nil"/>
              <w:left w:val="nil"/>
              <w:bottom w:val="nil"/>
              <w:right w:val="nil"/>
              <w:tl2br w:val="nil"/>
              <w:tr2bl w:val="nil"/>
            </w:tcBorders>
            <w:vAlign w:val="center"/>
          </w:tcPr>
          <w:p w14:paraId="6192FB35" w14:textId="77777777" w:rsidR="00D24A07" w:rsidRDefault="00000000">
            <w:pPr>
              <w:rPr>
                <w:color w:val="000000"/>
                <w:sz w:val="18"/>
              </w:rPr>
            </w:pPr>
            <w:r>
              <w:rPr>
                <w:color w:val="000000"/>
                <w:sz w:val="18"/>
              </w:rPr>
              <w:t>使君子科</w:t>
            </w:r>
          </w:p>
        </w:tc>
        <w:tc>
          <w:tcPr>
            <w:tcW w:w="1676" w:type="dxa"/>
            <w:tcBorders>
              <w:top w:val="nil"/>
              <w:left w:val="nil"/>
              <w:bottom w:val="nil"/>
              <w:right w:val="nil"/>
              <w:tl2br w:val="nil"/>
              <w:tr2bl w:val="nil"/>
            </w:tcBorders>
            <w:vAlign w:val="center"/>
          </w:tcPr>
          <w:p w14:paraId="5EBBFD3D" w14:textId="77777777" w:rsidR="00D24A07" w:rsidRDefault="00000000">
            <w:pPr>
              <w:rPr>
                <w:color w:val="000000"/>
                <w:sz w:val="18"/>
              </w:rPr>
            </w:pPr>
            <w:r>
              <w:rPr>
                <w:color w:val="000000"/>
                <w:sz w:val="18"/>
              </w:rPr>
              <w:t>叶面具黄色斑纹</w:t>
            </w:r>
          </w:p>
        </w:tc>
        <w:tc>
          <w:tcPr>
            <w:tcW w:w="1522" w:type="dxa"/>
            <w:tcBorders>
              <w:top w:val="nil"/>
              <w:left w:val="nil"/>
              <w:bottom w:val="nil"/>
              <w:right w:val="nil"/>
              <w:tl2br w:val="nil"/>
              <w:tr2bl w:val="nil"/>
            </w:tcBorders>
            <w:vAlign w:val="center"/>
          </w:tcPr>
          <w:p w14:paraId="6CEEF6F5" w14:textId="77777777" w:rsidR="00D24A07" w:rsidRDefault="00000000">
            <w:pPr>
              <w:rPr>
                <w:color w:val="000000"/>
                <w:sz w:val="18"/>
              </w:rPr>
            </w:pPr>
            <w:r>
              <w:rPr>
                <w:color w:val="000000"/>
                <w:sz w:val="18"/>
              </w:rPr>
              <w:t>孤植、丛植</w:t>
            </w:r>
          </w:p>
        </w:tc>
      </w:tr>
      <w:tr w:rsidR="00D24A07" w14:paraId="14B9E5B0" w14:textId="77777777">
        <w:trPr>
          <w:trHeight w:val="309"/>
        </w:trPr>
        <w:tc>
          <w:tcPr>
            <w:tcW w:w="580" w:type="dxa"/>
            <w:vMerge/>
            <w:tcBorders>
              <w:top w:val="nil"/>
              <w:left w:val="nil"/>
              <w:bottom w:val="nil"/>
              <w:right w:val="nil"/>
              <w:tl2br w:val="nil"/>
              <w:tr2bl w:val="nil"/>
            </w:tcBorders>
          </w:tcPr>
          <w:p w14:paraId="578906A9"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3ED159A9" w14:textId="77777777" w:rsidR="00D24A07" w:rsidRDefault="00000000">
            <w:pPr>
              <w:rPr>
                <w:color w:val="000000"/>
                <w:sz w:val="18"/>
              </w:rPr>
            </w:pPr>
            <w:r>
              <w:rPr>
                <w:color w:val="000000"/>
                <w:sz w:val="18"/>
              </w:rPr>
              <w:t>阿江</w:t>
            </w:r>
            <w:proofErr w:type="gramStart"/>
            <w:r>
              <w:rPr>
                <w:color w:val="000000"/>
                <w:sz w:val="18"/>
              </w:rPr>
              <w:t>榄</w:t>
            </w:r>
            <w:proofErr w:type="gramEnd"/>
            <w:r>
              <w:rPr>
                <w:color w:val="000000"/>
                <w:sz w:val="18"/>
              </w:rPr>
              <w:t>仁</w:t>
            </w:r>
          </w:p>
        </w:tc>
        <w:tc>
          <w:tcPr>
            <w:tcW w:w="3104" w:type="dxa"/>
            <w:tcBorders>
              <w:top w:val="nil"/>
              <w:left w:val="nil"/>
              <w:bottom w:val="nil"/>
              <w:right w:val="nil"/>
              <w:tl2br w:val="nil"/>
              <w:tr2bl w:val="nil"/>
            </w:tcBorders>
            <w:vAlign w:val="center"/>
          </w:tcPr>
          <w:p w14:paraId="00698130" w14:textId="77777777" w:rsidR="00D24A07" w:rsidRDefault="00000000">
            <w:pPr>
              <w:rPr>
                <w:i/>
                <w:color w:val="000000"/>
                <w:sz w:val="18"/>
              </w:rPr>
            </w:pPr>
            <w:r>
              <w:rPr>
                <w:i/>
                <w:color w:val="000000"/>
                <w:sz w:val="18"/>
                <w:shd w:val="clear" w:color="auto" w:fill="FFFFFF"/>
              </w:rPr>
              <w:t>Terminalia arjuna</w:t>
            </w:r>
          </w:p>
        </w:tc>
        <w:tc>
          <w:tcPr>
            <w:tcW w:w="1048" w:type="dxa"/>
            <w:tcBorders>
              <w:top w:val="nil"/>
              <w:left w:val="nil"/>
              <w:bottom w:val="nil"/>
              <w:right w:val="nil"/>
              <w:tl2br w:val="nil"/>
              <w:tr2bl w:val="nil"/>
            </w:tcBorders>
            <w:vAlign w:val="center"/>
          </w:tcPr>
          <w:p w14:paraId="6A8DCB47" w14:textId="77777777" w:rsidR="00D24A07" w:rsidRDefault="00000000">
            <w:pPr>
              <w:rPr>
                <w:color w:val="000000"/>
                <w:sz w:val="18"/>
              </w:rPr>
            </w:pPr>
            <w:r>
              <w:rPr>
                <w:color w:val="000000"/>
                <w:sz w:val="18"/>
              </w:rPr>
              <w:t>使君子科</w:t>
            </w:r>
          </w:p>
        </w:tc>
        <w:tc>
          <w:tcPr>
            <w:tcW w:w="1676" w:type="dxa"/>
            <w:tcBorders>
              <w:top w:val="nil"/>
              <w:left w:val="nil"/>
              <w:bottom w:val="nil"/>
              <w:right w:val="nil"/>
              <w:tl2br w:val="nil"/>
              <w:tr2bl w:val="nil"/>
            </w:tcBorders>
            <w:vAlign w:val="center"/>
          </w:tcPr>
          <w:p w14:paraId="5CBC4F84" w14:textId="77777777" w:rsidR="00D24A07" w:rsidRDefault="00000000">
            <w:pPr>
              <w:rPr>
                <w:color w:val="000000"/>
                <w:sz w:val="18"/>
              </w:rPr>
            </w:pPr>
            <w:r>
              <w:rPr>
                <w:color w:val="000000"/>
                <w:sz w:val="18"/>
              </w:rPr>
              <w:t>入秋叶变红</w:t>
            </w:r>
          </w:p>
        </w:tc>
        <w:tc>
          <w:tcPr>
            <w:tcW w:w="1522" w:type="dxa"/>
            <w:tcBorders>
              <w:top w:val="nil"/>
              <w:left w:val="nil"/>
              <w:bottom w:val="nil"/>
              <w:right w:val="nil"/>
              <w:tl2br w:val="nil"/>
              <w:tr2bl w:val="nil"/>
            </w:tcBorders>
            <w:vAlign w:val="center"/>
          </w:tcPr>
          <w:p w14:paraId="3F435252" w14:textId="77777777" w:rsidR="00D24A07" w:rsidRDefault="00000000">
            <w:pPr>
              <w:rPr>
                <w:color w:val="000000"/>
                <w:sz w:val="18"/>
              </w:rPr>
            </w:pPr>
            <w:r>
              <w:rPr>
                <w:color w:val="000000"/>
                <w:sz w:val="18"/>
              </w:rPr>
              <w:t>丛植</w:t>
            </w:r>
          </w:p>
        </w:tc>
      </w:tr>
      <w:tr w:rsidR="00D24A07" w14:paraId="7287C0C3" w14:textId="77777777">
        <w:trPr>
          <w:trHeight w:val="294"/>
        </w:trPr>
        <w:tc>
          <w:tcPr>
            <w:tcW w:w="580" w:type="dxa"/>
            <w:vMerge/>
            <w:tcBorders>
              <w:top w:val="nil"/>
              <w:left w:val="nil"/>
              <w:bottom w:val="nil"/>
              <w:right w:val="nil"/>
              <w:tl2br w:val="nil"/>
              <w:tr2bl w:val="nil"/>
            </w:tcBorders>
          </w:tcPr>
          <w:p w14:paraId="3AAD58DF"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273724E0" w14:textId="77777777" w:rsidR="00D24A07" w:rsidRDefault="00000000">
            <w:pPr>
              <w:rPr>
                <w:color w:val="000000"/>
                <w:sz w:val="18"/>
              </w:rPr>
            </w:pPr>
            <w:r>
              <w:rPr>
                <w:color w:val="000000"/>
                <w:sz w:val="18"/>
              </w:rPr>
              <w:t>美洲</w:t>
            </w:r>
            <w:proofErr w:type="gramStart"/>
            <w:r>
              <w:rPr>
                <w:color w:val="000000"/>
                <w:sz w:val="18"/>
              </w:rPr>
              <w:t>榄</w:t>
            </w:r>
            <w:proofErr w:type="gramEnd"/>
            <w:r>
              <w:rPr>
                <w:color w:val="000000"/>
                <w:sz w:val="18"/>
              </w:rPr>
              <w:t>仁</w:t>
            </w:r>
          </w:p>
        </w:tc>
        <w:tc>
          <w:tcPr>
            <w:tcW w:w="3104" w:type="dxa"/>
            <w:tcBorders>
              <w:top w:val="nil"/>
              <w:left w:val="nil"/>
              <w:bottom w:val="nil"/>
              <w:right w:val="nil"/>
              <w:tl2br w:val="nil"/>
              <w:tr2bl w:val="nil"/>
            </w:tcBorders>
            <w:vAlign w:val="center"/>
          </w:tcPr>
          <w:p w14:paraId="098E7241" w14:textId="77777777" w:rsidR="00D24A07" w:rsidRDefault="00000000">
            <w:pPr>
              <w:rPr>
                <w:i/>
                <w:color w:val="000000"/>
                <w:sz w:val="18"/>
              </w:rPr>
            </w:pPr>
            <w:r>
              <w:rPr>
                <w:i/>
                <w:color w:val="000000"/>
                <w:sz w:val="18"/>
                <w:shd w:val="clear" w:color="auto" w:fill="FFFFFF"/>
              </w:rPr>
              <w:t>Terminalia muelleri</w:t>
            </w:r>
          </w:p>
        </w:tc>
        <w:tc>
          <w:tcPr>
            <w:tcW w:w="1048" w:type="dxa"/>
            <w:tcBorders>
              <w:top w:val="nil"/>
              <w:left w:val="nil"/>
              <w:bottom w:val="nil"/>
              <w:right w:val="nil"/>
              <w:tl2br w:val="nil"/>
              <w:tr2bl w:val="nil"/>
            </w:tcBorders>
            <w:vAlign w:val="center"/>
          </w:tcPr>
          <w:p w14:paraId="38C1E907" w14:textId="77777777" w:rsidR="00D24A07" w:rsidRDefault="00000000">
            <w:pPr>
              <w:rPr>
                <w:color w:val="000000"/>
                <w:sz w:val="18"/>
              </w:rPr>
            </w:pPr>
            <w:r>
              <w:rPr>
                <w:color w:val="000000"/>
                <w:sz w:val="18"/>
              </w:rPr>
              <w:t>使君子科</w:t>
            </w:r>
          </w:p>
        </w:tc>
        <w:tc>
          <w:tcPr>
            <w:tcW w:w="1676" w:type="dxa"/>
            <w:tcBorders>
              <w:top w:val="nil"/>
              <w:left w:val="nil"/>
              <w:bottom w:val="nil"/>
              <w:right w:val="nil"/>
              <w:tl2br w:val="nil"/>
              <w:tr2bl w:val="nil"/>
            </w:tcBorders>
            <w:vAlign w:val="center"/>
          </w:tcPr>
          <w:p w14:paraId="02157AFA" w14:textId="77777777" w:rsidR="00D24A07" w:rsidRDefault="00000000">
            <w:pPr>
              <w:rPr>
                <w:color w:val="000000"/>
                <w:sz w:val="18"/>
              </w:rPr>
            </w:pPr>
            <w:r>
              <w:rPr>
                <w:color w:val="000000"/>
                <w:sz w:val="18"/>
              </w:rPr>
              <w:t>入秋叶变红</w:t>
            </w:r>
          </w:p>
        </w:tc>
        <w:tc>
          <w:tcPr>
            <w:tcW w:w="1522" w:type="dxa"/>
            <w:tcBorders>
              <w:top w:val="nil"/>
              <w:left w:val="nil"/>
              <w:bottom w:val="nil"/>
              <w:right w:val="nil"/>
              <w:tl2br w:val="nil"/>
              <w:tr2bl w:val="nil"/>
            </w:tcBorders>
            <w:vAlign w:val="center"/>
          </w:tcPr>
          <w:p w14:paraId="0D1B7C99" w14:textId="77777777" w:rsidR="00D24A07" w:rsidRDefault="00000000">
            <w:pPr>
              <w:rPr>
                <w:color w:val="000000"/>
                <w:sz w:val="18"/>
              </w:rPr>
            </w:pPr>
            <w:r>
              <w:rPr>
                <w:color w:val="000000"/>
                <w:sz w:val="18"/>
              </w:rPr>
              <w:t>孤植、丛植</w:t>
            </w:r>
          </w:p>
        </w:tc>
      </w:tr>
      <w:tr w:rsidR="00D24A07" w14:paraId="7782F55E" w14:textId="77777777">
        <w:trPr>
          <w:trHeight w:val="309"/>
        </w:trPr>
        <w:tc>
          <w:tcPr>
            <w:tcW w:w="580" w:type="dxa"/>
            <w:vMerge/>
            <w:tcBorders>
              <w:top w:val="nil"/>
              <w:left w:val="nil"/>
              <w:bottom w:val="nil"/>
              <w:right w:val="nil"/>
              <w:tl2br w:val="nil"/>
              <w:tr2bl w:val="nil"/>
            </w:tcBorders>
          </w:tcPr>
          <w:p w14:paraId="5CFAFF1A"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24196655" w14:textId="77777777" w:rsidR="00D24A07" w:rsidRDefault="00000000">
            <w:pPr>
              <w:rPr>
                <w:color w:val="000000"/>
                <w:sz w:val="18"/>
              </w:rPr>
            </w:pPr>
            <w:proofErr w:type="gramStart"/>
            <w:r>
              <w:rPr>
                <w:color w:val="000000"/>
                <w:sz w:val="18"/>
              </w:rPr>
              <w:t>长芒杜英</w:t>
            </w:r>
            <w:proofErr w:type="gramEnd"/>
          </w:p>
        </w:tc>
        <w:tc>
          <w:tcPr>
            <w:tcW w:w="3104" w:type="dxa"/>
            <w:tcBorders>
              <w:top w:val="nil"/>
              <w:left w:val="nil"/>
              <w:bottom w:val="nil"/>
              <w:right w:val="nil"/>
              <w:tl2br w:val="nil"/>
              <w:tr2bl w:val="nil"/>
            </w:tcBorders>
            <w:vAlign w:val="center"/>
          </w:tcPr>
          <w:p w14:paraId="7D779534" w14:textId="77777777" w:rsidR="00D24A07" w:rsidRDefault="00000000">
            <w:pPr>
              <w:rPr>
                <w:i/>
                <w:color w:val="000000"/>
                <w:sz w:val="18"/>
                <w:shd w:val="clear" w:color="auto" w:fill="FFFFFF"/>
              </w:rPr>
            </w:pPr>
            <w:r>
              <w:rPr>
                <w:i/>
                <w:color w:val="000000"/>
                <w:sz w:val="18"/>
                <w:shd w:val="clear" w:color="auto" w:fill="FFFFFF"/>
              </w:rPr>
              <w:t xml:space="preserve">Elaeocarpus </w:t>
            </w:r>
            <w:proofErr w:type="spellStart"/>
            <w:r>
              <w:rPr>
                <w:i/>
                <w:color w:val="000000"/>
                <w:sz w:val="18"/>
                <w:shd w:val="clear" w:color="auto" w:fill="FFFFFF"/>
              </w:rPr>
              <w:t>apiculatus</w:t>
            </w:r>
            <w:proofErr w:type="spellEnd"/>
          </w:p>
        </w:tc>
        <w:tc>
          <w:tcPr>
            <w:tcW w:w="1048" w:type="dxa"/>
            <w:tcBorders>
              <w:top w:val="nil"/>
              <w:left w:val="nil"/>
              <w:bottom w:val="nil"/>
              <w:right w:val="nil"/>
              <w:tl2br w:val="nil"/>
              <w:tr2bl w:val="nil"/>
            </w:tcBorders>
            <w:vAlign w:val="center"/>
          </w:tcPr>
          <w:p w14:paraId="6FA3F349" w14:textId="77777777" w:rsidR="00D24A07" w:rsidRDefault="00000000">
            <w:pPr>
              <w:rPr>
                <w:color w:val="000000"/>
                <w:sz w:val="18"/>
              </w:rPr>
            </w:pPr>
            <w:proofErr w:type="gramStart"/>
            <w:r>
              <w:rPr>
                <w:color w:val="000000"/>
                <w:sz w:val="18"/>
              </w:rPr>
              <w:t>杜英科</w:t>
            </w:r>
            <w:proofErr w:type="gramEnd"/>
          </w:p>
        </w:tc>
        <w:tc>
          <w:tcPr>
            <w:tcW w:w="1676" w:type="dxa"/>
            <w:tcBorders>
              <w:top w:val="nil"/>
              <w:left w:val="nil"/>
              <w:bottom w:val="nil"/>
              <w:right w:val="nil"/>
              <w:tl2br w:val="nil"/>
              <w:tr2bl w:val="nil"/>
            </w:tcBorders>
            <w:vAlign w:val="center"/>
          </w:tcPr>
          <w:p w14:paraId="7FB91A0C" w14:textId="77777777" w:rsidR="00D24A07" w:rsidRDefault="00000000">
            <w:pPr>
              <w:rPr>
                <w:color w:val="000000"/>
                <w:sz w:val="18"/>
              </w:rPr>
            </w:pPr>
            <w:r>
              <w:rPr>
                <w:color w:val="000000"/>
                <w:sz w:val="18"/>
              </w:rPr>
              <w:t>入秋后部分叶变红</w:t>
            </w:r>
          </w:p>
        </w:tc>
        <w:tc>
          <w:tcPr>
            <w:tcW w:w="1522" w:type="dxa"/>
            <w:tcBorders>
              <w:top w:val="nil"/>
              <w:left w:val="nil"/>
              <w:bottom w:val="nil"/>
              <w:right w:val="nil"/>
              <w:tl2br w:val="nil"/>
              <w:tr2bl w:val="nil"/>
            </w:tcBorders>
            <w:vAlign w:val="center"/>
          </w:tcPr>
          <w:p w14:paraId="7B29392A" w14:textId="77777777" w:rsidR="00D24A07" w:rsidRDefault="00000000">
            <w:pPr>
              <w:rPr>
                <w:color w:val="000000"/>
                <w:sz w:val="18"/>
              </w:rPr>
            </w:pPr>
            <w:r>
              <w:rPr>
                <w:color w:val="000000"/>
                <w:sz w:val="18"/>
              </w:rPr>
              <w:t>孤植、对植、丛植、群植</w:t>
            </w:r>
          </w:p>
        </w:tc>
      </w:tr>
      <w:tr w:rsidR="00D24A07" w14:paraId="776C56AD" w14:textId="77777777">
        <w:trPr>
          <w:trHeight w:val="309"/>
        </w:trPr>
        <w:tc>
          <w:tcPr>
            <w:tcW w:w="580" w:type="dxa"/>
            <w:vMerge/>
            <w:tcBorders>
              <w:top w:val="nil"/>
              <w:left w:val="nil"/>
              <w:bottom w:val="nil"/>
              <w:right w:val="nil"/>
              <w:tl2br w:val="nil"/>
              <w:tr2bl w:val="nil"/>
            </w:tcBorders>
          </w:tcPr>
          <w:p w14:paraId="760C13C0"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485EAFA6" w14:textId="77777777" w:rsidR="00D24A07" w:rsidRDefault="00000000">
            <w:pPr>
              <w:rPr>
                <w:color w:val="000000"/>
                <w:sz w:val="18"/>
              </w:rPr>
            </w:pPr>
            <w:r>
              <w:rPr>
                <w:color w:val="000000"/>
                <w:sz w:val="18"/>
              </w:rPr>
              <w:t>水石榕</w:t>
            </w:r>
          </w:p>
        </w:tc>
        <w:tc>
          <w:tcPr>
            <w:tcW w:w="3104" w:type="dxa"/>
            <w:tcBorders>
              <w:top w:val="nil"/>
              <w:left w:val="nil"/>
              <w:bottom w:val="nil"/>
              <w:right w:val="nil"/>
              <w:tl2br w:val="nil"/>
              <w:tr2bl w:val="nil"/>
            </w:tcBorders>
            <w:vAlign w:val="center"/>
          </w:tcPr>
          <w:p w14:paraId="738559BB" w14:textId="77777777" w:rsidR="00D24A07" w:rsidRDefault="00000000">
            <w:pPr>
              <w:rPr>
                <w:i/>
                <w:color w:val="000000"/>
                <w:sz w:val="18"/>
                <w:shd w:val="clear" w:color="auto" w:fill="FFFFFF"/>
              </w:rPr>
            </w:pPr>
            <w:r>
              <w:rPr>
                <w:i/>
                <w:color w:val="000000"/>
                <w:sz w:val="18"/>
                <w:shd w:val="clear" w:color="auto" w:fill="FFFFFF"/>
              </w:rPr>
              <w:t>Elaeocarpus hainanensis</w:t>
            </w:r>
          </w:p>
        </w:tc>
        <w:tc>
          <w:tcPr>
            <w:tcW w:w="1048" w:type="dxa"/>
            <w:tcBorders>
              <w:top w:val="nil"/>
              <w:left w:val="nil"/>
              <w:bottom w:val="nil"/>
              <w:right w:val="nil"/>
              <w:tl2br w:val="nil"/>
              <w:tr2bl w:val="nil"/>
            </w:tcBorders>
            <w:vAlign w:val="center"/>
          </w:tcPr>
          <w:p w14:paraId="5DD04063" w14:textId="77777777" w:rsidR="00D24A07" w:rsidRDefault="00000000">
            <w:pPr>
              <w:rPr>
                <w:color w:val="000000"/>
                <w:sz w:val="18"/>
              </w:rPr>
            </w:pPr>
            <w:proofErr w:type="gramStart"/>
            <w:r>
              <w:rPr>
                <w:color w:val="000000"/>
                <w:sz w:val="18"/>
              </w:rPr>
              <w:t>杜英科</w:t>
            </w:r>
            <w:proofErr w:type="gramEnd"/>
          </w:p>
        </w:tc>
        <w:tc>
          <w:tcPr>
            <w:tcW w:w="1676" w:type="dxa"/>
            <w:tcBorders>
              <w:top w:val="nil"/>
              <w:left w:val="nil"/>
              <w:bottom w:val="nil"/>
              <w:right w:val="nil"/>
              <w:tl2br w:val="nil"/>
              <w:tr2bl w:val="nil"/>
            </w:tcBorders>
            <w:vAlign w:val="center"/>
          </w:tcPr>
          <w:p w14:paraId="1942EDB5" w14:textId="77777777" w:rsidR="00D24A07" w:rsidRDefault="00000000">
            <w:pPr>
              <w:rPr>
                <w:color w:val="000000"/>
                <w:sz w:val="18"/>
              </w:rPr>
            </w:pPr>
            <w:r>
              <w:rPr>
                <w:color w:val="000000"/>
                <w:sz w:val="18"/>
              </w:rPr>
              <w:t>入秋后部分叶变红</w:t>
            </w:r>
          </w:p>
        </w:tc>
        <w:tc>
          <w:tcPr>
            <w:tcW w:w="1522" w:type="dxa"/>
            <w:tcBorders>
              <w:top w:val="nil"/>
              <w:left w:val="nil"/>
              <w:bottom w:val="nil"/>
              <w:right w:val="nil"/>
              <w:tl2br w:val="nil"/>
              <w:tr2bl w:val="nil"/>
            </w:tcBorders>
            <w:vAlign w:val="center"/>
          </w:tcPr>
          <w:p w14:paraId="37A60721" w14:textId="77777777" w:rsidR="00D24A07" w:rsidRDefault="00000000">
            <w:pPr>
              <w:rPr>
                <w:color w:val="000000"/>
                <w:sz w:val="18"/>
              </w:rPr>
            </w:pPr>
            <w:r>
              <w:rPr>
                <w:color w:val="000000"/>
                <w:sz w:val="18"/>
              </w:rPr>
              <w:t>孤植、丛植</w:t>
            </w:r>
          </w:p>
        </w:tc>
      </w:tr>
      <w:tr w:rsidR="00D24A07" w14:paraId="5C7F5EF3" w14:textId="77777777">
        <w:trPr>
          <w:trHeight w:val="309"/>
        </w:trPr>
        <w:tc>
          <w:tcPr>
            <w:tcW w:w="580" w:type="dxa"/>
            <w:vMerge/>
            <w:tcBorders>
              <w:top w:val="nil"/>
              <w:left w:val="nil"/>
              <w:bottom w:val="nil"/>
              <w:right w:val="nil"/>
              <w:tl2br w:val="nil"/>
              <w:tr2bl w:val="nil"/>
            </w:tcBorders>
          </w:tcPr>
          <w:p w14:paraId="124614F3"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259E698C" w14:textId="77777777" w:rsidR="00D24A07" w:rsidRDefault="00000000">
            <w:pPr>
              <w:rPr>
                <w:color w:val="000000"/>
                <w:sz w:val="18"/>
              </w:rPr>
            </w:pPr>
            <w:proofErr w:type="gramStart"/>
            <w:r>
              <w:rPr>
                <w:color w:val="000000"/>
                <w:sz w:val="18"/>
              </w:rPr>
              <w:t>山杜英</w:t>
            </w:r>
            <w:proofErr w:type="gramEnd"/>
          </w:p>
        </w:tc>
        <w:tc>
          <w:tcPr>
            <w:tcW w:w="3104" w:type="dxa"/>
            <w:tcBorders>
              <w:top w:val="nil"/>
              <w:left w:val="nil"/>
              <w:bottom w:val="nil"/>
              <w:right w:val="nil"/>
              <w:tl2br w:val="nil"/>
              <w:tr2bl w:val="nil"/>
            </w:tcBorders>
            <w:vAlign w:val="center"/>
          </w:tcPr>
          <w:p w14:paraId="4943ED56" w14:textId="77777777" w:rsidR="00D24A07" w:rsidRDefault="00000000">
            <w:pPr>
              <w:rPr>
                <w:i/>
                <w:color w:val="000000"/>
                <w:sz w:val="18"/>
              </w:rPr>
            </w:pPr>
            <w:r>
              <w:rPr>
                <w:i/>
                <w:color w:val="000000"/>
                <w:sz w:val="18"/>
                <w:shd w:val="clear" w:color="auto" w:fill="FFFFFF"/>
              </w:rPr>
              <w:t>Elaeocarpus sylvestris</w:t>
            </w:r>
          </w:p>
        </w:tc>
        <w:tc>
          <w:tcPr>
            <w:tcW w:w="1048" w:type="dxa"/>
            <w:tcBorders>
              <w:top w:val="nil"/>
              <w:left w:val="nil"/>
              <w:bottom w:val="nil"/>
              <w:right w:val="nil"/>
              <w:tl2br w:val="nil"/>
              <w:tr2bl w:val="nil"/>
            </w:tcBorders>
            <w:vAlign w:val="center"/>
          </w:tcPr>
          <w:p w14:paraId="4DF4CF0A" w14:textId="77777777" w:rsidR="00D24A07" w:rsidRDefault="00000000">
            <w:pPr>
              <w:rPr>
                <w:color w:val="000000"/>
                <w:sz w:val="18"/>
              </w:rPr>
            </w:pPr>
            <w:proofErr w:type="gramStart"/>
            <w:r>
              <w:rPr>
                <w:color w:val="000000"/>
                <w:sz w:val="18"/>
              </w:rPr>
              <w:t>杜英科</w:t>
            </w:r>
            <w:proofErr w:type="gramEnd"/>
          </w:p>
        </w:tc>
        <w:tc>
          <w:tcPr>
            <w:tcW w:w="1676" w:type="dxa"/>
            <w:tcBorders>
              <w:top w:val="nil"/>
              <w:left w:val="nil"/>
              <w:bottom w:val="nil"/>
              <w:right w:val="nil"/>
              <w:tl2br w:val="nil"/>
              <w:tr2bl w:val="nil"/>
            </w:tcBorders>
            <w:vAlign w:val="center"/>
          </w:tcPr>
          <w:p w14:paraId="43B78175" w14:textId="77777777" w:rsidR="00D24A07" w:rsidRDefault="00000000">
            <w:pPr>
              <w:rPr>
                <w:color w:val="000000"/>
                <w:sz w:val="18"/>
              </w:rPr>
            </w:pPr>
            <w:r>
              <w:rPr>
                <w:color w:val="000000"/>
                <w:sz w:val="18"/>
              </w:rPr>
              <w:t>入秋后部分叶变红</w:t>
            </w:r>
          </w:p>
        </w:tc>
        <w:tc>
          <w:tcPr>
            <w:tcW w:w="1522" w:type="dxa"/>
            <w:tcBorders>
              <w:top w:val="nil"/>
              <w:left w:val="nil"/>
              <w:bottom w:val="nil"/>
              <w:right w:val="nil"/>
              <w:tl2br w:val="nil"/>
              <w:tr2bl w:val="nil"/>
            </w:tcBorders>
            <w:vAlign w:val="center"/>
          </w:tcPr>
          <w:p w14:paraId="71EE42A3" w14:textId="77777777" w:rsidR="00D24A07" w:rsidRDefault="00000000">
            <w:pPr>
              <w:rPr>
                <w:color w:val="000000"/>
                <w:sz w:val="18"/>
              </w:rPr>
            </w:pPr>
            <w:r>
              <w:rPr>
                <w:color w:val="000000"/>
                <w:sz w:val="18"/>
              </w:rPr>
              <w:t>丛植</w:t>
            </w:r>
          </w:p>
        </w:tc>
      </w:tr>
      <w:tr w:rsidR="00D24A07" w14:paraId="6E0BDA2E" w14:textId="77777777">
        <w:trPr>
          <w:trHeight w:val="309"/>
        </w:trPr>
        <w:tc>
          <w:tcPr>
            <w:tcW w:w="580" w:type="dxa"/>
            <w:vMerge/>
            <w:tcBorders>
              <w:top w:val="nil"/>
              <w:left w:val="nil"/>
              <w:bottom w:val="nil"/>
              <w:right w:val="nil"/>
              <w:tl2br w:val="nil"/>
              <w:tr2bl w:val="nil"/>
            </w:tcBorders>
          </w:tcPr>
          <w:p w14:paraId="1D6A744F"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17FCC0FC" w14:textId="77777777" w:rsidR="00D24A07" w:rsidRDefault="00000000">
            <w:pPr>
              <w:rPr>
                <w:color w:val="000000"/>
                <w:sz w:val="18"/>
              </w:rPr>
            </w:pPr>
            <w:r>
              <w:rPr>
                <w:color w:val="000000"/>
                <w:sz w:val="18"/>
              </w:rPr>
              <w:t>翻白叶树</w:t>
            </w:r>
          </w:p>
        </w:tc>
        <w:tc>
          <w:tcPr>
            <w:tcW w:w="3104" w:type="dxa"/>
            <w:tcBorders>
              <w:top w:val="nil"/>
              <w:left w:val="nil"/>
              <w:bottom w:val="nil"/>
              <w:right w:val="nil"/>
              <w:tl2br w:val="nil"/>
              <w:tr2bl w:val="nil"/>
            </w:tcBorders>
            <w:vAlign w:val="center"/>
          </w:tcPr>
          <w:p w14:paraId="5684458F" w14:textId="77777777" w:rsidR="00D24A07" w:rsidRDefault="00000000">
            <w:pPr>
              <w:rPr>
                <w:i/>
                <w:color w:val="000000"/>
                <w:sz w:val="18"/>
                <w:shd w:val="clear" w:color="auto" w:fill="FFFFFF"/>
              </w:rPr>
            </w:pPr>
            <w:proofErr w:type="spellStart"/>
            <w:r>
              <w:rPr>
                <w:i/>
                <w:color w:val="000000"/>
                <w:sz w:val="18"/>
                <w:shd w:val="clear" w:color="auto" w:fill="FFFFFF"/>
              </w:rPr>
              <w:t>Pterospermum</w:t>
            </w:r>
            <w:proofErr w:type="spellEnd"/>
            <w:r>
              <w:rPr>
                <w:i/>
                <w:color w:val="000000"/>
                <w:sz w:val="18"/>
                <w:shd w:val="clear" w:color="auto" w:fill="FFFFFF"/>
              </w:rPr>
              <w:t xml:space="preserve"> </w:t>
            </w:r>
            <w:proofErr w:type="spellStart"/>
            <w:r>
              <w:rPr>
                <w:i/>
                <w:color w:val="000000"/>
                <w:sz w:val="18"/>
                <w:shd w:val="clear" w:color="auto" w:fill="FFFFFF"/>
              </w:rPr>
              <w:t>heterophyllum</w:t>
            </w:r>
            <w:proofErr w:type="spellEnd"/>
          </w:p>
        </w:tc>
        <w:tc>
          <w:tcPr>
            <w:tcW w:w="1048" w:type="dxa"/>
            <w:tcBorders>
              <w:top w:val="nil"/>
              <w:left w:val="nil"/>
              <w:bottom w:val="nil"/>
              <w:right w:val="nil"/>
              <w:tl2br w:val="nil"/>
              <w:tr2bl w:val="nil"/>
            </w:tcBorders>
            <w:vAlign w:val="center"/>
          </w:tcPr>
          <w:p w14:paraId="2B6D59C4" w14:textId="77777777" w:rsidR="00D24A07" w:rsidRDefault="00000000">
            <w:pPr>
              <w:rPr>
                <w:color w:val="000000"/>
                <w:sz w:val="18"/>
              </w:rPr>
            </w:pPr>
            <w:r>
              <w:rPr>
                <w:color w:val="000000"/>
                <w:sz w:val="18"/>
              </w:rPr>
              <w:t>梧桐科</w:t>
            </w:r>
          </w:p>
        </w:tc>
        <w:tc>
          <w:tcPr>
            <w:tcW w:w="1676" w:type="dxa"/>
            <w:tcBorders>
              <w:top w:val="nil"/>
              <w:left w:val="nil"/>
              <w:bottom w:val="nil"/>
              <w:right w:val="nil"/>
              <w:tl2br w:val="nil"/>
              <w:tr2bl w:val="nil"/>
            </w:tcBorders>
            <w:vAlign w:val="center"/>
          </w:tcPr>
          <w:p w14:paraId="1D196D60" w14:textId="77777777" w:rsidR="00D24A07" w:rsidRDefault="00000000">
            <w:pPr>
              <w:rPr>
                <w:color w:val="000000"/>
                <w:sz w:val="18"/>
              </w:rPr>
            </w:pPr>
            <w:r>
              <w:rPr>
                <w:color w:val="000000"/>
                <w:sz w:val="18"/>
              </w:rPr>
              <w:t>叶背面呈白色</w:t>
            </w:r>
          </w:p>
        </w:tc>
        <w:tc>
          <w:tcPr>
            <w:tcW w:w="1522" w:type="dxa"/>
            <w:tcBorders>
              <w:top w:val="nil"/>
              <w:left w:val="nil"/>
              <w:bottom w:val="nil"/>
              <w:right w:val="nil"/>
              <w:tl2br w:val="nil"/>
              <w:tr2bl w:val="nil"/>
            </w:tcBorders>
            <w:vAlign w:val="center"/>
          </w:tcPr>
          <w:p w14:paraId="7385C60D" w14:textId="77777777" w:rsidR="00D24A07" w:rsidRDefault="00000000">
            <w:pPr>
              <w:rPr>
                <w:color w:val="000000"/>
                <w:sz w:val="18"/>
              </w:rPr>
            </w:pPr>
            <w:r>
              <w:rPr>
                <w:color w:val="000000"/>
                <w:sz w:val="18"/>
              </w:rPr>
              <w:t>孤植</w:t>
            </w:r>
          </w:p>
        </w:tc>
      </w:tr>
      <w:tr w:rsidR="00D24A07" w14:paraId="56CAFBD4" w14:textId="77777777">
        <w:trPr>
          <w:trHeight w:val="294"/>
        </w:trPr>
        <w:tc>
          <w:tcPr>
            <w:tcW w:w="580" w:type="dxa"/>
            <w:vMerge/>
            <w:tcBorders>
              <w:top w:val="nil"/>
              <w:left w:val="nil"/>
              <w:bottom w:val="nil"/>
              <w:right w:val="nil"/>
              <w:tl2br w:val="nil"/>
              <w:tr2bl w:val="nil"/>
            </w:tcBorders>
          </w:tcPr>
          <w:p w14:paraId="57BE017C"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2F4BC5BE" w14:textId="77777777" w:rsidR="00D24A07" w:rsidRDefault="00000000">
            <w:pPr>
              <w:rPr>
                <w:color w:val="000000"/>
                <w:sz w:val="18"/>
              </w:rPr>
            </w:pPr>
            <w:r>
              <w:rPr>
                <w:color w:val="000000"/>
                <w:sz w:val="18"/>
              </w:rPr>
              <w:t>木棉</w:t>
            </w:r>
          </w:p>
        </w:tc>
        <w:tc>
          <w:tcPr>
            <w:tcW w:w="3104" w:type="dxa"/>
            <w:tcBorders>
              <w:top w:val="nil"/>
              <w:left w:val="nil"/>
              <w:bottom w:val="nil"/>
              <w:right w:val="nil"/>
              <w:tl2br w:val="nil"/>
              <w:tr2bl w:val="nil"/>
            </w:tcBorders>
            <w:vAlign w:val="center"/>
          </w:tcPr>
          <w:p w14:paraId="08EDDFBF" w14:textId="77777777" w:rsidR="00D24A07" w:rsidRDefault="00000000">
            <w:pPr>
              <w:rPr>
                <w:i/>
                <w:color w:val="000000"/>
                <w:sz w:val="18"/>
              </w:rPr>
            </w:pPr>
            <w:r>
              <w:rPr>
                <w:i/>
                <w:color w:val="000000"/>
                <w:sz w:val="18"/>
                <w:shd w:val="clear" w:color="auto" w:fill="FFFFFF"/>
              </w:rPr>
              <w:t>Bombax ceiba</w:t>
            </w:r>
          </w:p>
        </w:tc>
        <w:tc>
          <w:tcPr>
            <w:tcW w:w="1048" w:type="dxa"/>
            <w:tcBorders>
              <w:top w:val="nil"/>
              <w:left w:val="nil"/>
              <w:bottom w:val="nil"/>
              <w:right w:val="nil"/>
              <w:tl2br w:val="nil"/>
              <w:tr2bl w:val="nil"/>
            </w:tcBorders>
            <w:vAlign w:val="center"/>
          </w:tcPr>
          <w:p w14:paraId="28AD4E12" w14:textId="77777777" w:rsidR="00D24A07" w:rsidRDefault="00000000">
            <w:pPr>
              <w:rPr>
                <w:color w:val="000000"/>
                <w:sz w:val="18"/>
              </w:rPr>
            </w:pPr>
            <w:r>
              <w:rPr>
                <w:color w:val="000000"/>
                <w:sz w:val="18"/>
              </w:rPr>
              <w:t>木棉科</w:t>
            </w:r>
          </w:p>
        </w:tc>
        <w:tc>
          <w:tcPr>
            <w:tcW w:w="1676" w:type="dxa"/>
            <w:tcBorders>
              <w:top w:val="nil"/>
              <w:left w:val="nil"/>
              <w:bottom w:val="nil"/>
              <w:right w:val="nil"/>
              <w:tl2br w:val="nil"/>
              <w:tr2bl w:val="nil"/>
            </w:tcBorders>
            <w:vAlign w:val="center"/>
          </w:tcPr>
          <w:p w14:paraId="1B98DE69" w14:textId="77777777" w:rsidR="00D24A07" w:rsidRDefault="00000000">
            <w:pPr>
              <w:rPr>
                <w:color w:val="000000"/>
                <w:sz w:val="18"/>
              </w:rPr>
            </w:pPr>
            <w:r>
              <w:rPr>
                <w:color w:val="000000"/>
                <w:sz w:val="18"/>
              </w:rPr>
              <w:t>入秋叶变黄</w:t>
            </w:r>
          </w:p>
        </w:tc>
        <w:tc>
          <w:tcPr>
            <w:tcW w:w="1522" w:type="dxa"/>
            <w:tcBorders>
              <w:top w:val="nil"/>
              <w:left w:val="nil"/>
              <w:bottom w:val="nil"/>
              <w:right w:val="nil"/>
              <w:tl2br w:val="nil"/>
              <w:tr2bl w:val="nil"/>
            </w:tcBorders>
            <w:vAlign w:val="center"/>
          </w:tcPr>
          <w:p w14:paraId="52991BC3" w14:textId="77777777" w:rsidR="00D24A07" w:rsidRDefault="00000000">
            <w:pPr>
              <w:rPr>
                <w:color w:val="000000"/>
                <w:sz w:val="18"/>
              </w:rPr>
            </w:pPr>
            <w:r>
              <w:rPr>
                <w:color w:val="000000"/>
                <w:sz w:val="18"/>
              </w:rPr>
              <w:t>孤植、丛植、群植</w:t>
            </w:r>
          </w:p>
        </w:tc>
      </w:tr>
      <w:tr w:rsidR="00D24A07" w14:paraId="1D9837EC" w14:textId="77777777">
        <w:trPr>
          <w:trHeight w:val="294"/>
        </w:trPr>
        <w:tc>
          <w:tcPr>
            <w:tcW w:w="580" w:type="dxa"/>
            <w:vMerge/>
            <w:tcBorders>
              <w:top w:val="nil"/>
              <w:left w:val="nil"/>
              <w:bottom w:val="nil"/>
              <w:right w:val="nil"/>
              <w:tl2br w:val="nil"/>
              <w:tr2bl w:val="nil"/>
            </w:tcBorders>
          </w:tcPr>
          <w:p w14:paraId="442BD4C0"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608D9055" w14:textId="77777777" w:rsidR="00D24A07" w:rsidRDefault="00000000">
            <w:pPr>
              <w:rPr>
                <w:color w:val="000000"/>
                <w:sz w:val="18"/>
              </w:rPr>
            </w:pPr>
            <w:r>
              <w:rPr>
                <w:color w:val="000000"/>
                <w:sz w:val="18"/>
              </w:rPr>
              <w:t>美丽异木棉</w:t>
            </w:r>
          </w:p>
        </w:tc>
        <w:tc>
          <w:tcPr>
            <w:tcW w:w="3104" w:type="dxa"/>
            <w:tcBorders>
              <w:top w:val="nil"/>
              <w:left w:val="nil"/>
              <w:bottom w:val="nil"/>
              <w:right w:val="nil"/>
              <w:tl2br w:val="nil"/>
              <w:tr2bl w:val="nil"/>
            </w:tcBorders>
            <w:vAlign w:val="center"/>
          </w:tcPr>
          <w:p w14:paraId="31E6EAC4" w14:textId="77777777" w:rsidR="00D24A07" w:rsidRDefault="00000000">
            <w:pPr>
              <w:rPr>
                <w:i/>
                <w:color w:val="000000"/>
                <w:sz w:val="18"/>
                <w:shd w:val="clear" w:color="auto" w:fill="FFFFFF"/>
              </w:rPr>
            </w:pPr>
            <w:proofErr w:type="spellStart"/>
            <w:r>
              <w:rPr>
                <w:i/>
                <w:color w:val="000000"/>
                <w:sz w:val="18"/>
                <w:shd w:val="clear" w:color="auto" w:fill="FFFFFF"/>
              </w:rPr>
              <w:t>Chorisia</w:t>
            </w:r>
            <w:proofErr w:type="spellEnd"/>
            <w:r>
              <w:rPr>
                <w:i/>
                <w:color w:val="000000"/>
                <w:sz w:val="18"/>
                <w:shd w:val="clear" w:color="auto" w:fill="FFFFFF"/>
              </w:rPr>
              <w:t xml:space="preserve"> speciosa</w:t>
            </w:r>
          </w:p>
        </w:tc>
        <w:tc>
          <w:tcPr>
            <w:tcW w:w="1048" w:type="dxa"/>
            <w:tcBorders>
              <w:top w:val="nil"/>
              <w:left w:val="nil"/>
              <w:bottom w:val="nil"/>
              <w:right w:val="nil"/>
              <w:tl2br w:val="nil"/>
              <w:tr2bl w:val="nil"/>
            </w:tcBorders>
            <w:vAlign w:val="center"/>
          </w:tcPr>
          <w:p w14:paraId="02C92B89" w14:textId="77777777" w:rsidR="00D24A07" w:rsidRDefault="00000000">
            <w:pPr>
              <w:rPr>
                <w:color w:val="000000"/>
                <w:sz w:val="18"/>
              </w:rPr>
            </w:pPr>
            <w:r>
              <w:rPr>
                <w:color w:val="000000"/>
                <w:sz w:val="18"/>
              </w:rPr>
              <w:t>木棉科</w:t>
            </w:r>
          </w:p>
        </w:tc>
        <w:tc>
          <w:tcPr>
            <w:tcW w:w="1676" w:type="dxa"/>
            <w:tcBorders>
              <w:top w:val="nil"/>
              <w:left w:val="nil"/>
              <w:bottom w:val="nil"/>
              <w:right w:val="nil"/>
              <w:tl2br w:val="nil"/>
              <w:tr2bl w:val="nil"/>
            </w:tcBorders>
            <w:vAlign w:val="center"/>
          </w:tcPr>
          <w:p w14:paraId="7A97E16F" w14:textId="77777777" w:rsidR="00D24A07" w:rsidRDefault="00000000">
            <w:pPr>
              <w:rPr>
                <w:color w:val="000000"/>
                <w:sz w:val="18"/>
              </w:rPr>
            </w:pPr>
            <w:r>
              <w:rPr>
                <w:color w:val="000000"/>
                <w:sz w:val="18"/>
              </w:rPr>
              <w:t>入秋叶变黄</w:t>
            </w:r>
          </w:p>
        </w:tc>
        <w:tc>
          <w:tcPr>
            <w:tcW w:w="1522" w:type="dxa"/>
            <w:tcBorders>
              <w:top w:val="nil"/>
              <w:left w:val="nil"/>
              <w:bottom w:val="nil"/>
              <w:right w:val="nil"/>
              <w:tl2br w:val="nil"/>
              <w:tr2bl w:val="nil"/>
            </w:tcBorders>
            <w:vAlign w:val="center"/>
          </w:tcPr>
          <w:p w14:paraId="2FB06826" w14:textId="77777777" w:rsidR="00D24A07" w:rsidRDefault="00000000">
            <w:pPr>
              <w:rPr>
                <w:color w:val="000000"/>
                <w:sz w:val="18"/>
              </w:rPr>
            </w:pPr>
            <w:r>
              <w:rPr>
                <w:color w:val="000000"/>
                <w:sz w:val="18"/>
              </w:rPr>
              <w:t>孤植、丛植、群植</w:t>
            </w:r>
          </w:p>
        </w:tc>
      </w:tr>
      <w:tr w:rsidR="00D24A07" w14:paraId="12B7DEC4" w14:textId="77777777">
        <w:trPr>
          <w:trHeight w:val="294"/>
        </w:trPr>
        <w:tc>
          <w:tcPr>
            <w:tcW w:w="580" w:type="dxa"/>
            <w:vMerge/>
            <w:tcBorders>
              <w:top w:val="nil"/>
              <w:left w:val="nil"/>
              <w:bottom w:val="nil"/>
              <w:right w:val="nil"/>
              <w:tl2br w:val="nil"/>
              <w:tr2bl w:val="nil"/>
            </w:tcBorders>
          </w:tcPr>
          <w:p w14:paraId="73A62276"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4784FEE1" w14:textId="77777777" w:rsidR="00D24A07" w:rsidRDefault="00000000">
            <w:pPr>
              <w:rPr>
                <w:color w:val="000000"/>
                <w:sz w:val="18"/>
              </w:rPr>
            </w:pPr>
            <w:r>
              <w:rPr>
                <w:color w:val="000000"/>
                <w:sz w:val="18"/>
              </w:rPr>
              <w:t>彩叶黄</w:t>
            </w:r>
            <w:proofErr w:type="gramStart"/>
            <w:r>
              <w:rPr>
                <w:color w:val="000000"/>
                <w:sz w:val="18"/>
              </w:rPr>
              <w:t>槿</w:t>
            </w:r>
            <w:proofErr w:type="gramEnd"/>
          </w:p>
        </w:tc>
        <w:tc>
          <w:tcPr>
            <w:tcW w:w="3104" w:type="dxa"/>
            <w:tcBorders>
              <w:top w:val="nil"/>
              <w:left w:val="nil"/>
              <w:bottom w:val="nil"/>
              <w:right w:val="nil"/>
              <w:tl2br w:val="nil"/>
              <w:tr2bl w:val="nil"/>
            </w:tcBorders>
            <w:vAlign w:val="center"/>
          </w:tcPr>
          <w:p w14:paraId="5432DAE0" w14:textId="77777777" w:rsidR="00D24A07" w:rsidRDefault="00000000">
            <w:pPr>
              <w:rPr>
                <w:i/>
                <w:color w:val="000000"/>
                <w:sz w:val="18"/>
              </w:rPr>
            </w:pPr>
            <w:r>
              <w:rPr>
                <w:i/>
                <w:color w:val="000000"/>
                <w:sz w:val="18"/>
              </w:rPr>
              <w:t xml:space="preserve">Hibiscus tiliaceus </w:t>
            </w:r>
            <w:r>
              <w:rPr>
                <w:color w:val="000000"/>
                <w:sz w:val="18"/>
              </w:rPr>
              <w:t>‘Tricolor’</w:t>
            </w:r>
          </w:p>
        </w:tc>
        <w:tc>
          <w:tcPr>
            <w:tcW w:w="1048" w:type="dxa"/>
            <w:tcBorders>
              <w:top w:val="nil"/>
              <w:left w:val="nil"/>
              <w:bottom w:val="nil"/>
              <w:right w:val="nil"/>
              <w:tl2br w:val="nil"/>
              <w:tr2bl w:val="nil"/>
            </w:tcBorders>
            <w:vAlign w:val="center"/>
          </w:tcPr>
          <w:p w14:paraId="3E0394BF" w14:textId="77777777" w:rsidR="00D24A07" w:rsidRDefault="00000000">
            <w:pPr>
              <w:rPr>
                <w:color w:val="000000"/>
                <w:sz w:val="18"/>
              </w:rPr>
            </w:pPr>
            <w:r>
              <w:rPr>
                <w:color w:val="000000"/>
                <w:sz w:val="18"/>
              </w:rPr>
              <w:t>锦葵科</w:t>
            </w:r>
          </w:p>
        </w:tc>
        <w:tc>
          <w:tcPr>
            <w:tcW w:w="1676" w:type="dxa"/>
            <w:tcBorders>
              <w:top w:val="nil"/>
              <w:left w:val="nil"/>
              <w:bottom w:val="nil"/>
              <w:right w:val="nil"/>
              <w:tl2br w:val="nil"/>
              <w:tr2bl w:val="nil"/>
            </w:tcBorders>
            <w:vAlign w:val="center"/>
          </w:tcPr>
          <w:p w14:paraId="2A6E4745" w14:textId="77777777" w:rsidR="00D24A07" w:rsidRDefault="00000000">
            <w:pPr>
              <w:rPr>
                <w:color w:val="000000"/>
                <w:sz w:val="18"/>
              </w:rPr>
            </w:pPr>
            <w:r>
              <w:rPr>
                <w:color w:val="000000"/>
                <w:sz w:val="18"/>
              </w:rPr>
              <w:t>叶面有彩色斑纹</w:t>
            </w:r>
          </w:p>
        </w:tc>
        <w:tc>
          <w:tcPr>
            <w:tcW w:w="1522" w:type="dxa"/>
            <w:tcBorders>
              <w:top w:val="nil"/>
              <w:left w:val="nil"/>
              <w:bottom w:val="nil"/>
              <w:right w:val="nil"/>
              <w:tl2br w:val="nil"/>
              <w:tr2bl w:val="nil"/>
            </w:tcBorders>
            <w:vAlign w:val="center"/>
          </w:tcPr>
          <w:p w14:paraId="63B0DA69" w14:textId="77777777" w:rsidR="00D24A07" w:rsidRDefault="00000000">
            <w:pPr>
              <w:rPr>
                <w:color w:val="000000"/>
                <w:sz w:val="18"/>
              </w:rPr>
            </w:pPr>
            <w:r>
              <w:rPr>
                <w:color w:val="000000"/>
                <w:sz w:val="18"/>
              </w:rPr>
              <w:t>孤植</w:t>
            </w:r>
          </w:p>
        </w:tc>
      </w:tr>
      <w:tr w:rsidR="00D24A07" w14:paraId="1657B1B4" w14:textId="77777777">
        <w:trPr>
          <w:trHeight w:val="324"/>
        </w:trPr>
        <w:tc>
          <w:tcPr>
            <w:tcW w:w="580" w:type="dxa"/>
            <w:vMerge/>
            <w:tcBorders>
              <w:top w:val="nil"/>
              <w:left w:val="nil"/>
              <w:bottom w:val="nil"/>
              <w:right w:val="nil"/>
              <w:tl2br w:val="nil"/>
              <w:tr2bl w:val="nil"/>
            </w:tcBorders>
          </w:tcPr>
          <w:p w14:paraId="32E9B8E8"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4B675C7F" w14:textId="77777777" w:rsidR="00D24A07" w:rsidRDefault="00000000">
            <w:pPr>
              <w:rPr>
                <w:color w:val="000000"/>
                <w:sz w:val="18"/>
              </w:rPr>
            </w:pPr>
            <w:r>
              <w:rPr>
                <w:color w:val="000000"/>
                <w:sz w:val="18"/>
              </w:rPr>
              <w:t>石栗</w:t>
            </w:r>
          </w:p>
        </w:tc>
        <w:tc>
          <w:tcPr>
            <w:tcW w:w="3104" w:type="dxa"/>
            <w:tcBorders>
              <w:top w:val="nil"/>
              <w:left w:val="nil"/>
              <w:bottom w:val="nil"/>
              <w:right w:val="nil"/>
              <w:tl2br w:val="nil"/>
              <w:tr2bl w:val="nil"/>
            </w:tcBorders>
            <w:vAlign w:val="center"/>
          </w:tcPr>
          <w:p w14:paraId="57544129" w14:textId="77777777" w:rsidR="00D24A07" w:rsidRDefault="00000000">
            <w:pPr>
              <w:rPr>
                <w:i/>
                <w:color w:val="000000"/>
                <w:sz w:val="18"/>
                <w:shd w:val="clear" w:color="auto" w:fill="FFFFFF"/>
              </w:rPr>
            </w:pPr>
            <w:r>
              <w:rPr>
                <w:i/>
                <w:color w:val="000000"/>
                <w:sz w:val="18"/>
                <w:shd w:val="clear" w:color="auto" w:fill="FFFFFF"/>
              </w:rPr>
              <w:t xml:space="preserve">Aleurites </w:t>
            </w:r>
            <w:proofErr w:type="spellStart"/>
            <w:r>
              <w:rPr>
                <w:i/>
                <w:color w:val="000000"/>
                <w:sz w:val="18"/>
                <w:shd w:val="clear" w:color="auto" w:fill="FFFFFF"/>
              </w:rPr>
              <w:t>moluccana</w:t>
            </w:r>
            <w:proofErr w:type="spellEnd"/>
          </w:p>
        </w:tc>
        <w:tc>
          <w:tcPr>
            <w:tcW w:w="1048" w:type="dxa"/>
            <w:tcBorders>
              <w:top w:val="nil"/>
              <w:left w:val="nil"/>
              <w:bottom w:val="nil"/>
              <w:right w:val="nil"/>
              <w:tl2br w:val="nil"/>
              <w:tr2bl w:val="nil"/>
            </w:tcBorders>
            <w:vAlign w:val="center"/>
          </w:tcPr>
          <w:p w14:paraId="5654B79B" w14:textId="77777777" w:rsidR="00D24A07" w:rsidRDefault="00000000">
            <w:pPr>
              <w:rPr>
                <w:color w:val="000000"/>
                <w:sz w:val="18"/>
              </w:rPr>
            </w:pPr>
            <w:r>
              <w:rPr>
                <w:color w:val="000000"/>
                <w:sz w:val="18"/>
              </w:rPr>
              <w:t>大戟科</w:t>
            </w:r>
          </w:p>
        </w:tc>
        <w:tc>
          <w:tcPr>
            <w:tcW w:w="1676" w:type="dxa"/>
            <w:tcBorders>
              <w:top w:val="nil"/>
              <w:left w:val="nil"/>
              <w:bottom w:val="nil"/>
              <w:right w:val="nil"/>
              <w:tl2br w:val="nil"/>
              <w:tr2bl w:val="nil"/>
            </w:tcBorders>
            <w:vAlign w:val="center"/>
          </w:tcPr>
          <w:p w14:paraId="0B149CDD" w14:textId="77777777" w:rsidR="00D24A07" w:rsidRDefault="00000000">
            <w:pPr>
              <w:rPr>
                <w:color w:val="000000"/>
                <w:sz w:val="18"/>
              </w:rPr>
            </w:pPr>
            <w:r>
              <w:rPr>
                <w:color w:val="000000"/>
                <w:sz w:val="18"/>
              </w:rPr>
              <w:t>新生叶被白色绒毛</w:t>
            </w:r>
          </w:p>
        </w:tc>
        <w:tc>
          <w:tcPr>
            <w:tcW w:w="1522" w:type="dxa"/>
            <w:tcBorders>
              <w:top w:val="nil"/>
              <w:left w:val="nil"/>
              <w:bottom w:val="nil"/>
              <w:right w:val="nil"/>
              <w:tl2br w:val="nil"/>
              <w:tr2bl w:val="nil"/>
            </w:tcBorders>
            <w:vAlign w:val="center"/>
          </w:tcPr>
          <w:p w14:paraId="30D27ED0" w14:textId="77777777" w:rsidR="00D24A07" w:rsidRDefault="00000000">
            <w:pPr>
              <w:rPr>
                <w:color w:val="000000"/>
                <w:sz w:val="18"/>
              </w:rPr>
            </w:pPr>
            <w:r>
              <w:rPr>
                <w:color w:val="000000"/>
                <w:sz w:val="18"/>
              </w:rPr>
              <w:t>孤植、对植、丛植</w:t>
            </w:r>
          </w:p>
        </w:tc>
      </w:tr>
      <w:tr w:rsidR="00D24A07" w14:paraId="6767F561" w14:textId="77777777">
        <w:trPr>
          <w:trHeight w:val="324"/>
        </w:trPr>
        <w:tc>
          <w:tcPr>
            <w:tcW w:w="580" w:type="dxa"/>
            <w:vMerge/>
            <w:tcBorders>
              <w:top w:val="nil"/>
              <w:left w:val="nil"/>
              <w:bottom w:val="nil"/>
              <w:right w:val="nil"/>
              <w:tl2br w:val="nil"/>
              <w:tr2bl w:val="nil"/>
            </w:tcBorders>
          </w:tcPr>
          <w:p w14:paraId="3D490C73"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366F6B40" w14:textId="77777777" w:rsidR="00D24A07" w:rsidRDefault="00000000">
            <w:pPr>
              <w:rPr>
                <w:color w:val="000000"/>
                <w:sz w:val="18"/>
              </w:rPr>
            </w:pPr>
            <w:r>
              <w:rPr>
                <w:color w:val="000000"/>
                <w:sz w:val="18"/>
              </w:rPr>
              <w:t>重阳木</w:t>
            </w:r>
          </w:p>
        </w:tc>
        <w:tc>
          <w:tcPr>
            <w:tcW w:w="3104" w:type="dxa"/>
            <w:tcBorders>
              <w:top w:val="nil"/>
              <w:left w:val="nil"/>
              <w:bottom w:val="nil"/>
              <w:right w:val="nil"/>
              <w:tl2br w:val="nil"/>
              <w:tr2bl w:val="nil"/>
            </w:tcBorders>
            <w:vAlign w:val="center"/>
          </w:tcPr>
          <w:p w14:paraId="6B723710" w14:textId="77777777" w:rsidR="00D24A07" w:rsidRDefault="00000000">
            <w:pPr>
              <w:rPr>
                <w:i/>
                <w:color w:val="000000"/>
                <w:sz w:val="18"/>
              </w:rPr>
            </w:pPr>
            <w:proofErr w:type="spellStart"/>
            <w:r>
              <w:rPr>
                <w:i/>
                <w:color w:val="000000"/>
                <w:sz w:val="18"/>
                <w:shd w:val="clear" w:color="auto" w:fill="FFFFFF"/>
              </w:rPr>
              <w:t>Bischofia</w:t>
            </w:r>
            <w:proofErr w:type="spellEnd"/>
            <w:r>
              <w:rPr>
                <w:i/>
                <w:color w:val="000000"/>
                <w:sz w:val="18"/>
                <w:shd w:val="clear" w:color="auto" w:fill="FFFFFF"/>
              </w:rPr>
              <w:t xml:space="preserve"> </w:t>
            </w:r>
            <w:proofErr w:type="spellStart"/>
            <w:r>
              <w:rPr>
                <w:i/>
                <w:color w:val="000000"/>
                <w:sz w:val="18"/>
                <w:shd w:val="clear" w:color="auto" w:fill="FFFFFF"/>
              </w:rPr>
              <w:t>polycarpa</w:t>
            </w:r>
            <w:proofErr w:type="spellEnd"/>
          </w:p>
        </w:tc>
        <w:tc>
          <w:tcPr>
            <w:tcW w:w="1048" w:type="dxa"/>
            <w:tcBorders>
              <w:top w:val="nil"/>
              <w:left w:val="nil"/>
              <w:bottom w:val="nil"/>
              <w:right w:val="nil"/>
              <w:tl2br w:val="nil"/>
              <w:tr2bl w:val="nil"/>
            </w:tcBorders>
            <w:vAlign w:val="center"/>
          </w:tcPr>
          <w:p w14:paraId="17B73F3A" w14:textId="77777777" w:rsidR="00D24A07" w:rsidRDefault="00000000">
            <w:pPr>
              <w:rPr>
                <w:color w:val="000000"/>
                <w:sz w:val="18"/>
              </w:rPr>
            </w:pPr>
            <w:r>
              <w:rPr>
                <w:color w:val="000000"/>
                <w:sz w:val="18"/>
              </w:rPr>
              <w:t>大戟科</w:t>
            </w:r>
          </w:p>
        </w:tc>
        <w:tc>
          <w:tcPr>
            <w:tcW w:w="1676" w:type="dxa"/>
            <w:tcBorders>
              <w:top w:val="nil"/>
              <w:left w:val="nil"/>
              <w:bottom w:val="nil"/>
              <w:right w:val="nil"/>
              <w:tl2br w:val="nil"/>
              <w:tr2bl w:val="nil"/>
            </w:tcBorders>
            <w:vAlign w:val="center"/>
          </w:tcPr>
          <w:p w14:paraId="6C014273" w14:textId="77777777" w:rsidR="00D24A07" w:rsidRDefault="00000000">
            <w:pPr>
              <w:rPr>
                <w:color w:val="000000"/>
                <w:sz w:val="18"/>
              </w:rPr>
            </w:pPr>
            <w:r>
              <w:rPr>
                <w:color w:val="000000"/>
                <w:sz w:val="18"/>
              </w:rPr>
              <w:t>入秋叶色变红</w:t>
            </w:r>
          </w:p>
        </w:tc>
        <w:tc>
          <w:tcPr>
            <w:tcW w:w="1522" w:type="dxa"/>
            <w:tcBorders>
              <w:top w:val="nil"/>
              <w:left w:val="nil"/>
              <w:bottom w:val="nil"/>
              <w:right w:val="nil"/>
              <w:tl2br w:val="nil"/>
              <w:tr2bl w:val="nil"/>
            </w:tcBorders>
            <w:vAlign w:val="center"/>
          </w:tcPr>
          <w:p w14:paraId="075F2054" w14:textId="77777777" w:rsidR="00D24A07" w:rsidRDefault="00000000">
            <w:pPr>
              <w:rPr>
                <w:color w:val="000000"/>
                <w:sz w:val="18"/>
              </w:rPr>
            </w:pPr>
            <w:r>
              <w:rPr>
                <w:color w:val="000000"/>
                <w:sz w:val="18"/>
              </w:rPr>
              <w:t>孤植</w:t>
            </w:r>
          </w:p>
        </w:tc>
      </w:tr>
      <w:tr w:rsidR="00D24A07" w14:paraId="24FA6DA1" w14:textId="77777777">
        <w:trPr>
          <w:trHeight w:val="324"/>
        </w:trPr>
        <w:tc>
          <w:tcPr>
            <w:tcW w:w="580" w:type="dxa"/>
            <w:vMerge/>
            <w:tcBorders>
              <w:top w:val="nil"/>
              <w:left w:val="nil"/>
              <w:bottom w:val="nil"/>
              <w:right w:val="nil"/>
              <w:tl2br w:val="nil"/>
              <w:tr2bl w:val="nil"/>
            </w:tcBorders>
          </w:tcPr>
          <w:p w14:paraId="1A3D734A"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427CAAAF" w14:textId="77777777" w:rsidR="00D24A07" w:rsidRDefault="00000000">
            <w:pPr>
              <w:rPr>
                <w:color w:val="000000"/>
                <w:sz w:val="18"/>
              </w:rPr>
            </w:pPr>
            <w:r>
              <w:rPr>
                <w:color w:val="000000"/>
                <w:sz w:val="18"/>
              </w:rPr>
              <w:t>铁刀木</w:t>
            </w:r>
          </w:p>
        </w:tc>
        <w:tc>
          <w:tcPr>
            <w:tcW w:w="3104" w:type="dxa"/>
            <w:tcBorders>
              <w:top w:val="nil"/>
              <w:left w:val="nil"/>
              <w:bottom w:val="nil"/>
              <w:right w:val="nil"/>
              <w:tl2br w:val="nil"/>
              <w:tr2bl w:val="nil"/>
            </w:tcBorders>
            <w:vAlign w:val="center"/>
          </w:tcPr>
          <w:p w14:paraId="43ACDC62" w14:textId="77777777" w:rsidR="00D24A07" w:rsidRDefault="00000000">
            <w:pPr>
              <w:rPr>
                <w:i/>
                <w:color w:val="000000"/>
                <w:sz w:val="18"/>
                <w:shd w:val="clear" w:color="auto" w:fill="FFFFFF"/>
              </w:rPr>
            </w:pPr>
            <w:r>
              <w:rPr>
                <w:i/>
                <w:color w:val="000000"/>
                <w:sz w:val="18"/>
                <w:shd w:val="clear" w:color="auto" w:fill="FFFFFF"/>
              </w:rPr>
              <w:t xml:space="preserve">Senna </w:t>
            </w:r>
            <w:proofErr w:type="spellStart"/>
            <w:r>
              <w:rPr>
                <w:i/>
                <w:color w:val="000000"/>
                <w:sz w:val="18"/>
                <w:shd w:val="clear" w:color="auto" w:fill="FFFFFF"/>
              </w:rPr>
              <w:t>siamea</w:t>
            </w:r>
            <w:proofErr w:type="spellEnd"/>
          </w:p>
        </w:tc>
        <w:tc>
          <w:tcPr>
            <w:tcW w:w="1048" w:type="dxa"/>
            <w:tcBorders>
              <w:top w:val="nil"/>
              <w:left w:val="nil"/>
              <w:bottom w:val="nil"/>
              <w:right w:val="nil"/>
              <w:tl2br w:val="nil"/>
              <w:tr2bl w:val="nil"/>
            </w:tcBorders>
            <w:vAlign w:val="center"/>
          </w:tcPr>
          <w:p w14:paraId="598F6927" w14:textId="77777777" w:rsidR="00D24A07" w:rsidRDefault="00000000">
            <w:pPr>
              <w:rPr>
                <w:color w:val="000000"/>
                <w:sz w:val="18"/>
              </w:rPr>
            </w:pPr>
            <w:r>
              <w:rPr>
                <w:color w:val="000000"/>
                <w:sz w:val="18"/>
              </w:rPr>
              <w:t>苏木科</w:t>
            </w:r>
          </w:p>
        </w:tc>
        <w:tc>
          <w:tcPr>
            <w:tcW w:w="1676" w:type="dxa"/>
            <w:tcBorders>
              <w:top w:val="nil"/>
              <w:left w:val="nil"/>
              <w:bottom w:val="nil"/>
              <w:right w:val="nil"/>
              <w:tl2br w:val="nil"/>
              <w:tr2bl w:val="nil"/>
            </w:tcBorders>
            <w:vAlign w:val="center"/>
          </w:tcPr>
          <w:p w14:paraId="6DC1D6EE" w14:textId="77777777" w:rsidR="00D24A07" w:rsidRDefault="00000000">
            <w:pPr>
              <w:rPr>
                <w:color w:val="000000"/>
                <w:sz w:val="18"/>
              </w:rPr>
            </w:pPr>
            <w:r>
              <w:rPr>
                <w:color w:val="000000"/>
                <w:sz w:val="18"/>
              </w:rPr>
              <w:t>入秋后叶变黄</w:t>
            </w:r>
          </w:p>
        </w:tc>
        <w:tc>
          <w:tcPr>
            <w:tcW w:w="1522" w:type="dxa"/>
            <w:tcBorders>
              <w:top w:val="nil"/>
              <w:left w:val="nil"/>
              <w:bottom w:val="nil"/>
              <w:right w:val="nil"/>
              <w:tl2br w:val="nil"/>
              <w:tr2bl w:val="nil"/>
            </w:tcBorders>
            <w:vAlign w:val="center"/>
          </w:tcPr>
          <w:p w14:paraId="405F5987" w14:textId="77777777" w:rsidR="00D24A07" w:rsidRDefault="00000000">
            <w:pPr>
              <w:rPr>
                <w:color w:val="000000"/>
                <w:sz w:val="18"/>
              </w:rPr>
            </w:pPr>
            <w:r>
              <w:rPr>
                <w:color w:val="000000"/>
                <w:sz w:val="18"/>
              </w:rPr>
              <w:t>孤植、丛植</w:t>
            </w:r>
          </w:p>
        </w:tc>
      </w:tr>
      <w:tr w:rsidR="00D24A07" w14:paraId="7537612C" w14:textId="77777777">
        <w:trPr>
          <w:trHeight w:val="324"/>
        </w:trPr>
        <w:tc>
          <w:tcPr>
            <w:tcW w:w="580" w:type="dxa"/>
            <w:vMerge/>
            <w:tcBorders>
              <w:top w:val="nil"/>
              <w:left w:val="nil"/>
              <w:bottom w:val="nil"/>
              <w:right w:val="nil"/>
              <w:tl2br w:val="nil"/>
              <w:tr2bl w:val="nil"/>
            </w:tcBorders>
          </w:tcPr>
          <w:p w14:paraId="364C8E4F" w14:textId="77777777" w:rsidR="00D24A07" w:rsidRDefault="00D24A07">
            <w:pPr>
              <w:rPr>
                <w:color w:val="000000"/>
                <w:sz w:val="18"/>
              </w:rPr>
            </w:pPr>
          </w:p>
        </w:tc>
        <w:tc>
          <w:tcPr>
            <w:tcW w:w="1244" w:type="dxa"/>
            <w:tcBorders>
              <w:top w:val="nil"/>
              <w:left w:val="nil"/>
              <w:bottom w:val="nil"/>
              <w:right w:val="nil"/>
              <w:tl2br w:val="nil"/>
              <w:tr2bl w:val="nil"/>
            </w:tcBorders>
            <w:vAlign w:val="center"/>
          </w:tcPr>
          <w:p w14:paraId="31FC37DA" w14:textId="77777777" w:rsidR="00D24A07" w:rsidRDefault="00000000">
            <w:pPr>
              <w:rPr>
                <w:color w:val="000000"/>
                <w:sz w:val="18"/>
              </w:rPr>
            </w:pPr>
            <w:r>
              <w:rPr>
                <w:color w:val="000000"/>
                <w:sz w:val="18"/>
              </w:rPr>
              <w:t>枫香</w:t>
            </w:r>
          </w:p>
        </w:tc>
        <w:tc>
          <w:tcPr>
            <w:tcW w:w="3104" w:type="dxa"/>
            <w:tcBorders>
              <w:top w:val="nil"/>
              <w:left w:val="nil"/>
              <w:bottom w:val="nil"/>
              <w:right w:val="nil"/>
              <w:tl2br w:val="nil"/>
              <w:tr2bl w:val="nil"/>
            </w:tcBorders>
            <w:vAlign w:val="center"/>
          </w:tcPr>
          <w:p w14:paraId="33F78727" w14:textId="77777777" w:rsidR="00D24A07" w:rsidRDefault="00000000">
            <w:pPr>
              <w:rPr>
                <w:i/>
                <w:color w:val="000000"/>
                <w:sz w:val="18"/>
              </w:rPr>
            </w:pPr>
            <w:r>
              <w:rPr>
                <w:i/>
                <w:color w:val="000000"/>
                <w:sz w:val="18"/>
                <w:shd w:val="clear" w:color="auto" w:fill="FFFFFF"/>
              </w:rPr>
              <w:t>Liquidambar formosana</w:t>
            </w:r>
          </w:p>
        </w:tc>
        <w:tc>
          <w:tcPr>
            <w:tcW w:w="1048" w:type="dxa"/>
            <w:tcBorders>
              <w:top w:val="nil"/>
              <w:left w:val="nil"/>
              <w:bottom w:val="nil"/>
              <w:right w:val="nil"/>
              <w:tl2br w:val="nil"/>
              <w:tr2bl w:val="nil"/>
            </w:tcBorders>
            <w:vAlign w:val="center"/>
          </w:tcPr>
          <w:p w14:paraId="3A08BEA8" w14:textId="77777777" w:rsidR="00D24A07" w:rsidRDefault="00000000">
            <w:pPr>
              <w:rPr>
                <w:color w:val="000000"/>
                <w:sz w:val="18"/>
              </w:rPr>
            </w:pPr>
            <w:r>
              <w:rPr>
                <w:color w:val="000000"/>
                <w:sz w:val="18"/>
              </w:rPr>
              <w:t>金缕梅科</w:t>
            </w:r>
          </w:p>
        </w:tc>
        <w:tc>
          <w:tcPr>
            <w:tcW w:w="1676" w:type="dxa"/>
            <w:tcBorders>
              <w:top w:val="nil"/>
              <w:left w:val="nil"/>
              <w:bottom w:val="nil"/>
              <w:right w:val="nil"/>
              <w:tl2br w:val="nil"/>
              <w:tr2bl w:val="nil"/>
            </w:tcBorders>
            <w:vAlign w:val="center"/>
          </w:tcPr>
          <w:p w14:paraId="7C87048D" w14:textId="77777777" w:rsidR="00D24A07" w:rsidRDefault="00000000">
            <w:pPr>
              <w:rPr>
                <w:color w:val="000000"/>
                <w:sz w:val="18"/>
              </w:rPr>
            </w:pPr>
            <w:r>
              <w:rPr>
                <w:color w:val="000000"/>
                <w:sz w:val="18"/>
              </w:rPr>
              <w:t>入秋叶色变红</w:t>
            </w:r>
          </w:p>
        </w:tc>
        <w:tc>
          <w:tcPr>
            <w:tcW w:w="1522" w:type="dxa"/>
            <w:tcBorders>
              <w:top w:val="nil"/>
              <w:left w:val="nil"/>
              <w:bottom w:val="nil"/>
              <w:right w:val="nil"/>
              <w:tl2br w:val="nil"/>
              <w:tr2bl w:val="nil"/>
            </w:tcBorders>
            <w:vAlign w:val="center"/>
          </w:tcPr>
          <w:p w14:paraId="62C68709" w14:textId="77777777" w:rsidR="00D24A07" w:rsidRDefault="00000000">
            <w:pPr>
              <w:rPr>
                <w:color w:val="000000"/>
                <w:sz w:val="18"/>
              </w:rPr>
            </w:pPr>
            <w:r>
              <w:rPr>
                <w:color w:val="000000"/>
                <w:sz w:val="18"/>
              </w:rPr>
              <w:t>孤植、丛植</w:t>
            </w:r>
          </w:p>
        </w:tc>
      </w:tr>
    </w:tbl>
    <w:p w14:paraId="6897CD51" w14:textId="77777777" w:rsidR="00D24A07" w:rsidRDefault="00000000">
      <w:pPr>
        <w:spacing w:line="360" w:lineRule="auto"/>
        <w:ind w:firstLineChars="196" w:firstLine="412"/>
        <w:jc w:val="center"/>
        <w:rPr>
          <w:rFonts w:eastAsia="黑体"/>
          <w:color w:val="000000"/>
        </w:rPr>
      </w:pPr>
      <w:r>
        <w:rPr>
          <w:rFonts w:eastAsia="黑体"/>
          <w:color w:val="000000"/>
        </w:rPr>
        <w:br w:type="page"/>
      </w:r>
    </w:p>
    <w:p w14:paraId="22AC91D7" w14:textId="77777777" w:rsidR="00D24A07" w:rsidRDefault="00000000">
      <w:pPr>
        <w:pStyle w:val="1"/>
        <w:spacing w:line="360" w:lineRule="auto"/>
        <w:jc w:val="center"/>
        <w:rPr>
          <w:rFonts w:eastAsia="黑体"/>
          <w:b w:val="0"/>
          <w:bCs w:val="0"/>
          <w:sz w:val="28"/>
        </w:rPr>
      </w:pPr>
      <w:bookmarkStart w:id="13" w:name="_Toc389853983"/>
      <w:bookmarkStart w:id="14" w:name="_Toc28486"/>
      <w:r>
        <w:rPr>
          <w:noProof/>
          <w:sz w:val="24"/>
        </w:rPr>
        <w:lastRenderedPageBreak/>
        <mc:AlternateContent>
          <mc:Choice Requires="wps">
            <w:drawing>
              <wp:anchor distT="0" distB="0" distL="114300" distR="114300" simplePos="0" relativeHeight="251667456" behindDoc="0" locked="0" layoutInCell="1" allowOverlap="1" wp14:anchorId="11D742D2" wp14:editId="0A2B307C">
                <wp:simplePos x="0" y="0"/>
                <wp:positionH relativeFrom="column">
                  <wp:posOffset>286385</wp:posOffset>
                </wp:positionH>
                <wp:positionV relativeFrom="paragraph">
                  <wp:posOffset>-152400</wp:posOffset>
                </wp:positionV>
                <wp:extent cx="1122680" cy="584200"/>
                <wp:effectExtent l="6350" t="6350" r="13970" b="247650"/>
                <wp:wrapNone/>
                <wp:docPr id="20" name="矩形标注 53"/>
                <wp:cNvGraphicFramePr/>
                <a:graphic xmlns:a="http://schemas.openxmlformats.org/drawingml/2006/main">
                  <a:graphicData uri="http://schemas.microsoft.com/office/word/2010/wordprocessingShape">
                    <wps:wsp>
                      <wps:cNvSpPr/>
                      <wps:spPr>
                        <a:xfrm>
                          <a:off x="0" y="0"/>
                          <a:ext cx="1122680" cy="584200"/>
                        </a:xfrm>
                        <a:prstGeom prst="wedgeRoundRectCallout">
                          <a:avLst>
                            <a:gd name="adj1" fmla="val -13687"/>
                            <a:gd name="adj2" fmla="val 88260"/>
                            <a:gd name="adj3" fmla="val 16667"/>
                          </a:avLst>
                        </a:prstGeom>
                        <a:noFill/>
                        <a:ln w="12700" cap="flat" cmpd="sng">
                          <a:solidFill>
                            <a:srgbClr val="000000"/>
                          </a:solidFill>
                          <a:prstDash val="solid"/>
                          <a:miter/>
                          <a:headEnd type="none" w="med" len="med"/>
                          <a:tailEnd type="none" w="med" len="med"/>
                        </a:ln>
                      </wps:spPr>
                      <wps:txbx>
                        <w:txbxContent>
                          <w:p w14:paraId="33EFE05D" w14:textId="77777777" w:rsidR="00D24A07" w:rsidRDefault="00000000">
                            <w:pPr>
                              <w:jc w:val="left"/>
                              <w:rPr>
                                <w:rFonts w:eastAsia="仿宋"/>
                                <w:sz w:val="24"/>
                              </w:rPr>
                            </w:pPr>
                            <w:r>
                              <w:rPr>
                                <w:rFonts w:eastAsia="仿宋"/>
                                <w:sz w:val="24"/>
                              </w:rPr>
                              <w:t>宋体</w:t>
                            </w:r>
                            <w:r>
                              <w:rPr>
                                <w:rFonts w:eastAsia="仿宋" w:hint="eastAsia"/>
                                <w:sz w:val="24"/>
                              </w:rPr>
                              <w:t>小四</w:t>
                            </w:r>
                            <w:r>
                              <w:rPr>
                                <w:rFonts w:eastAsia="仿宋"/>
                                <w:sz w:val="24"/>
                              </w:rPr>
                              <w:t>号</w:t>
                            </w:r>
                          </w:p>
                          <w:p w14:paraId="147F0C41" w14:textId="77777777" w:rsidR="00D24A07" w:rsidRDefault="00000000">
                            <w:pPr>
                              <w:jc w:val="left"/>
                              <w:rPr>
                                <w:rFonts w:eastAsia="仿宋"/>
                                <w:sz w:val="24"/>
                              </w:rPr>
                            </w:pPr>
                            <w:r>
                              <w:rPr>
                                <w:rFonts w:eastAsia="仿宋" w:hint="eastAsia"/>
                                <w:sz w:val="24"/>
                              </w:rPr>
                              <w:t>1.5</w:t>
                            </w:r>
                            <w:r>
                              <w:rPr>
                                <w:rFonts w:eastAsia="仿宋" w:hint="eastAsia"/>
                                <w:sz w:val="24"/>
                              </w:rPr>
                              <w:t>倍行距</w:t>
                            </w:r>
                          </w:p>
                        </w:txbxContent>
                      </wps:txbx>
                      <wps:bodyPr vert="horz" wrap="square" anchor="ctr" anchorCtr="0" upright="1"/>
                    </wps:wsp>
                  </a:graphicData>
                </a:graphic>
              </wp:anchor>
            </w:drawing>
          </mc:Choice>
          <mc:Fallback>
            <w:pict>
              <v:shape w14:anchorId="11D742D2" id="矩形标注 53" o:spid="_x0000_s1092" type="#_x0000_t62" style="position:absolute;left:0;text-align:left;margin-left:22.55pt;margin-top:-12pt;width:88.4pt;height:4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" adj="7844,29864" filled="f" strokeweight="1pt">
                <v:textbox>
                  <w:txbxContent>
                    <w:p w14:paraId="33EFE05D" w14:textId="77777777" w:rsidR="00D24A07" w:rsidRDefault="00000000">
                      <w:pPr>
                        <w:jc w:val="left"/>
                        <w:rPr>
                          <w:rFonts w:eastAsia="仿宋"/>
                          <w:sz w:val="24"/>
                        </w:rPr>
                      </w:pPr>
                      <w:r>
                        <w:rPr>
                          <w:rFonts w:eastAsia="仿宋"/>
                          <w:sz w:val="24"/>
                        </w:rPr>
                        <w:t>宋体</w:t>
                      </w:r>
                      <w:r>
                        <w:rPr>
                          <w:rFonts w:eastAsia="仿宋" w:hint="eastAsia"/>
                          <w:sz w:val="24"/>
                        </w:rPr>
                        <w:t>小四</w:t>
                      </w:r>
                      <w:r>
                        <w:rPr>
                          <w:rFonts w:eastAsia="仿宋"/>
                          <w:sz w:val="24"/>
                        </w:rPr>
                        <w:t>号</w:t>
                      </w:r>
                    </w:p>
                    <w:p w14:paraId="147F0C41" w14:textId="77777777" w:rsidR="00D24A07" w:rsidRDefault="00000000">
                      <w:pPr>
                        <w:jc w:val="left"/>
                        <w:rPr>
                          <w:rFonts w:eastAsia="仿宋"/>
                          <w:sz w:val="24"/>
                        </w:rPr>
                      </w:pPr>
                      <w:r>
                        <w:rPr>
                          <w:rFonts w:eastAsia="仿宋" w:hint="eastAsia"/>
                          <w:sz w:val="24"/>
                        </w:rPr>
                        <w:t>1.5</w:t>
                      </w:r>
                      <w:r>
                        <w:rPr>
                          <w:rFonts w:eastAsia="仿宋" w:hint="eastAsia"/>
                          <w:sz w:val="24"/>
                        </w:rPr>
                        <w:t>倍行距</w:t>
                      </w:r>
                    </w:p>
                  </w:txbxContent>
                </v:textbox>
              </v:shape>
            </w:pict>
          </mc:Fallback>
        </mc:AlternateContent>
      </w:r>
      <w:r>
        <w:rPr>
          <w:noProof/>
          <w:sz w:val="24"/>
        </w:rPr>
        <mc:AlternateContent>
          <mc:Choice Requires="wps">
            <w:drawing>
              <wp:anchor distT="0" distB="0" distL="114300" distR="114300" simplePos="0" relativeHeight="251711488" behindDoc="1" locked="0" layoutInCell="1" allowOverlap="1" wp14:anchorId="35EFAF62" wp14:editId="47280E21">
                <wp:simplePos x="0" y="0"/>
                <wp:positionH relativeFrom="column">
                  <wp:posOffset>2232025</wp:posOffset>
                </wp:positionH>
                <wp:positionV relativeFrom="paragraph">
                  <wp:posOffset>-807720</wp:posOffset>
                </wp:positionV>
                <wp:extent cx="1407160" cy="1828800"/>
                <wp:effectExtent l="0" t="0" r="2540" b="0"/>
                <wp:wrapNone/>
                <wp:docPr id="46" name="文本框 46"/>
                <wp:cNvGraphicFramePr/>
                <a:graphic xmlns:a="http://schemas.openxmlformats.org/drawingml/2006/main">
                  <a:graphicData uri="http://schemas.microsoft.com/office/word/2010/wordprocessingShape">
                    <wps:wsp>
                      <wps:cNvSpPr txBox="1"/>
                      <wps:spPr>
                        <a:xfrm>
                          <a:off x="0" y="0"/>
                          <a:ext cx="1407160" cy="1828800"/>
                        </a:xfrm>
                        <a:prstGeom prst="rect">
                          <a:avLst/>
                        </a:prstGeom>
                        <a:solidFill>
                          <a:srgbClr val="FFFFFF"/>
                        </a:solidFill>
                        <a:ln w="12700">
                          <a:noFill/>
                        </a:ln>
                      </wps:spPr>
                      <wps:txbx>
                        <w:txbxContent>
                          <w:p w14:paraId="21F5365C"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样张11</w:t>
                            </w:r>
                          </w:p>
                        </w:txbxContent>
                      </wps:txbx>
                      <wps:bodyPr vert="horz" wrap="square" anchor="t" anchorCtr="0" upright="1">
                        <a:spAutoFit/>
                      </wps:bodyPr>
                    </wps:wsp>
                  </a:graphicData>
                </a:graphic>
              </wp:anchor>
            </w:drawing>
          </mc:Choice>
          <mc:Fallback>
            <w:pict>
              <v:shape w14:anchorId="35EFAF62" id="文本框 46" o:spid="_x0000_s1093" type="#_x0000_t202" style="position:absolute;left:0;text-align:left;margin-left:175.75pt;margin-top:-63.6pt;width:110.8pt;height:2in;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" stroked="f" strokeweight="1pt">
                <v:textbox style="mso-fit-shape-to-text:t">
                  <w:txbxContent>
                    <w:p w14:paraId="21F5365C" w14:textId="77777777" w:rsidR="00D24A07" w:rsidRDefault="00000000">
                      <w:pPr>
                        <w:rPr>
                          <w:rFonts w:ascii="黑体" w:eastAsia="黑体" w:hAnsi="黑体" w:hint="eastAsia"/>
                          <w:b/>
                          <w:color w:val="FFC000"/>
                          <w:sz w:val="112"/>
                          <w:szCs w:val="112"/>
                        </w:rPr>
                      </w:pPr>
                      <w:r>
                        <w:rPr>
                          <w:rFonts w:ascii="黑体" w:eastAsia="黑体" w:hAnsi="黑体" w:hint="eastAsia"/>
                          <w:b/>
                          <w:color w:val="FFC000"/>
                          <w:sz w:val="56"/>
                          <w:szCs w:val="56"/>
                        </w:rPr>
                        <w:t>样张11</w:t>
                      </w:r>
                    </w:p>
                  </w:txbxContent>
                </v:textbox>
              </v:shape>
            </w:pict>
          </mc:Fallback>
        </mc:AlternateContent>
      </w:r>
      <w:r>
        <w:rPr>
          <w:noProof/>
          <w:sz w:val="28"/>
        </w:rPr>
        <mc:AlternateContent>
          <mc:Choice Requires="wps">
            <w:drawing>
              <wp:anchor distT="0" distB="0" distL="114300" distR="114300" simplePos="0" relativeHeight="251709440" behindDoc="0" locked="0" layoutInCell="1" allowOverlap="1" wp14:anchorId="66B2E56C" wp14:editId="78184D7A">
                <wp:simplePos x="0" y="0"/>
                <wp:positionH relativeFrom="column">
                  <wp:posOffset>3807460</wp:posOffset>
                </wp:positionH>
                <wp:positionV relativeFrom="paragraph">
                  <wp:posOffset>-132715</wp:posOffset>
                </wp:positionV>
                <wp:extent cx="2171065" cy="735330"/>
                <wp:effectExtent l="352425" t="6350" r="10160" b="20320"/>
                <wp:wrapNone/>
                <wp:docPr id="19" name="矩形标注 52"/>
                <wp:cNvGraphicFramePr/>
                <a:graphic xmlns:a="http://schemas.openxmlformats.org/drawingml/2006/main">
                  <a:graphicData uri="http://schemas.microsoft.com/office/word/2010/wordprocessingShape">
                    <wps:wsp>
                      <wps:cNvSpPr/>
                      <wps:spPr>
                        <a:xfrm>
                          <a:off x="0" y="0"/>
                          <a:ext cx="2171065" cy="735330"/>
                        </a:xfrm>
                        <a:prstGeom prst="wedgeRoundRectCallout">
                          <a:avLst>
                            <a:gd name="adj1" fmla="val -65077"/>
                            <a:gd name="adj2" fmla="val -2109"/>
                            <a:gd name="adj3" fmla="val 16667"/>
                          </a:avLst>
                        </a:prstGeom>
                        <a:noFill/>
                        <a:ln w="12700" cap="flat" cmpd="sng">
                          <a:solidFill>
                            <a:srgbClr val="000000"/>
                          </a:solidFill>
                          <a:prstDash val="solid"/>
                          <a:miter/>
                          <a:headEnd type="none" w="med" len="med"/>
                          <a:tailEnd type="none" w="med" len="med"/>
                        </a:ln>
                      </wps:spPr>
                      <wps:txbx>
                        <w:txbxContent>
                          <w:p w14:paraId="639AE1AD" w14:textId="77777777" w:rsidR="00D24A07" w:rsidRDefault="00000000">
                            <w:pPr>
                              <w:jc w:val="left"/>
                              <w:rPr>
                                <w:rFonts w:eastAsia="仿宋"/>
                                <w:sz w:val="24"/>
                              </w:rPr>
                            </w:pPr>
                            <w:r>
                              <w:rPr>
                                <w:rFonts w:eastAsia="仿宋"/>
                                <w:sz w:val="24"/>
                              </w:rPr>
                              <w:t>黑体</w:t>
                            </w:r>
                            <w:r>
                              <w:rPr>
                                <w:rFonts w:eastAsia="仿宋" w:hint="eastAsia"/>
                                <w:sz w:val="24"/>
                              </w:rPr>
                              <w:t>四</w:t>
                            </w:r>
                            <w:r>
                              <w:rPr>
                                <w:rFonts w:eastAsia="仿宋"/>
                                <w:sz w:val="24"/>
                              </w:rPr>
                              <w:t>号</w:t>
                            </w:r>
                          </w:p>
                          <w:p w14:paraId="47D08ACE" w14:textId="77777777" w:rsidR="00D24A07" w:rsidRDefault="00000000">
                            <w:pPr>
                              <w:jc w:val="left"/>
                              <w:rPr>
                                <w:rFonts w:eastAsia="仿宋"/>
                                <w:sz w:val="24"/>
                              </w:rPr>
                            </w:pPr>
                            <w:r>
                              <w:rPr>
                                <w:rFonts w:eastAsia="仿宋"/>
                                <w:sz w:val="24"/>
                              </w:rPr>
                              <w:t>居中</w:t>
                            </w:r>
                          </w:p>
                          <w:p w14:paraId="2669DC53" w14:textId="77777777" w:rsidR="00D24A07" w:rsidRDefault="00000000">
                            <w:pPr>
                              <w:jc w:val="left"/>
                              <w:rPr>
                                <w:rFonts w:eastAsia="仿宋"/>
                                <w:sz w:val="24"/>
                              </w:rPr>
                            </w:pPr>
                            <w:r>
                              <w:rPr>
                                <w:rFonts w:eastAsia="仿宋"/>
                                <w:sz w:val="24"/>
                              </w:rPr>
                              <w:t>字</w:t>
                            </w:r>
                            <w:r>
                              <w:rPr>
                                <w:rFonts w:eastAsia="仿宋" w:hint="eastAsia"/>
                                <w:sz w:val="24"/>
                              </w:rPr>
                              <w:t>与字</w:t>
                            </w:r>
                            <w:r>
                              <w:rPr>
                                <w:rFonts w:eastAsia="仿宋"/>
                                <w:sz w:val="24"/>
                              </w:rPr>
                              <w:t>之间空</w:t>
                            </w:r>
                            <w:r>
                              <w:rPr>
                                <w:rFonts w:eastAsia="仿宋"/>
                                <w:sz w:val="24"/>
                              </w:rPr>
                              <w:t>4</w:t>
                            </w:r>
                            <w:r>
                              <w:rPr>
                                <w:rFonts w:eastAsia="仿宋"/>
                                <w:sz w:val="24"/>
                              </w:rPr>
                              <w:t>个中文字距</w:t>
                            </w:r>
                          </w:p>
                        </w:txbxContent>
                      </wps:txbx>
                      <wps:bodyPr vert="horz" wrap="square" anchor="ctr" anchorCtr="0" upright="1"/>
                    </wps:wsp>
                  </a:graphicData>
                </a:graphic>
              </wp:anchor>
            </w:drawing>
          </mc:Choice>
          <mc:Fallback>
            <w:pict>
              <v:shape w14:anchorId="66B2E56C" id="矩形标注 52" o:spid="_x0000_s1094" type="#_x0000_t62" style="position:absolute;left:0;text-align:left;margin-left:299.8pt;margin-top:-10.45pt;width:170.95pt;height:57.9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" adj="-3257,10344" filled="f" strokeweight="1pt">
                <v:textbox>
                  <w:txbxContent>
                    <w:p w14:paraId="639AE1AD" w14:textId="77777777" w:rsidR="00D24A07" w:rsidRDefault="00000000">
                      <w:pPr>
                        <w:jc w:val="left"/>
                        <w:rPr>
                          <w:rFonts w:eastAsia="仿宋"/>
                          <w:sz w:val="24"/>
                        </w:rPr>
                      </w:pPr>
                      <w:r>
                        <w:rPr>
                          <w:rFonts w:eastAsia="仿宋"/>
                          <w:sz w:val="24"/>
                        </w:rPr>
                        <w:t>黑体</w:t>
                      </w:r>
                      <w:r>
                        <w:rPr>
                          <w:rFonts w:eastAsia="仿宋" w:hint="eastAsia"/>
                          <w:sz w:val="24"/>
                        </w:rPr>
                        <w:t>四</w:t>
                      </w:r>
                      <w:r>
                        <w:rPr>
                          <w:rFonts w:eastAsia="仿宋"/>
                          <w:sz w:val="24"/>
                        </w:rPr>
                        <w:t>号</w:t>
                      </w:r>
                    </w:p>
                    <w:p w14:paraId="47D08ACE" w14:textId="77777777" w:rsidR="00D24A07" w:rsidRDefault="00000000">
                      <w:pPr>
                        <w:jc w:val="left"/>
                        <w:rPr>
                          <w:rFonts w:eastAsia="仿宋"/>
                          <w:sz w:val="24"/>
                        </w:rPr>
                      </w:pPr>
                      <w:r>
                        <w:rPr>
                          <w:rFonts w:eastAsia="仿宋"/>
                          <w:sz w:val="24"/>
                        </w:rPr>
                        <w:t>居中</w:t>
                      </w:r>
                    </w:p>
                    <w:p w14:paraId="2669DC53" w14:textId="77777777" w:rsidR="00D24A07" w:rsidRDefault="00000000">
                      <w:pPr>
                        <w:jc w:val="left"/>
                        <w:rPr>
                          <w:rFonts w:eastAsia="仿宋"/>
                          <w:sz w:val="24"/>
                        </w:rPr>
                      </w:pPr>
                      <w:r>
                        <w:rPr>
                          <w:rFonts w:eastAsia="仿宋"/>
                          <w:sz w:val="24"/>
                        </w:rPr>
                        <w:t>字</w:t>
                      </w:r>
                      <w:r>
                        <w:rPr>
                          <w:rFonts w:eastAsia="仿宋" w:hint="eastAsia"/>
                          <w:sz w:val="24"/>
                        </w:rPr>
                        <w:t>与字</w:t>
                      </w:r>
                      <w:r>
                        <w:rPr>
                          <w:rFonts w:eastAsia="仿宋"/>
                          <w:sz w:val="24"/>
                        </w:rPr>
                        <w:t>之间空</w:t>
                      </w:r>
                      <w:r>
                        <w:rPr>
                          <w:rFonts w:eastAsia="仿宋"/>
                          <w:sz w:val="24"/>
                        </w:rPr>
                        <w:t>4</w:t>
                      </w:r>
                      <w:r>
                        <w:rPr>
                          <w:rFonts w:eastAsia="仿宋"/>
                          <w:sz w:val="24"/>
                        </w:rPr>
                        <w:t>个中文字距</w:t>
                      </w:r>
                    </w:p>
                  </w:txbxContent>
                </v:textbox>
              </v:shape>
            </w:pict>
          </mc:Fallback>
        </mc:AlternateContent>
      </w:r>
      <w:r>
        <w:rPr>
          <w:rFonts w:eastAsia="黑体"/>
          <w:b w:val="0"/>
          <w:bCs w:val="0"/>
          <w:sz w:val="28"/>
        </w:rPr>
        <w:t>致</w:t>
      </w:r>
      <w:r>
        <w:rPr>
          <w:rFonts w:eastAsia="黑体" w:hint="eastAsia"/>
          <w:b w:val="0"/>
          <w:bCs w:val="0"/>
          <w:sz w:val="28"/>
        </w:rPr>
        <w:t xml:space="preserve">        </w:t>
      </w:r>
      <w:r>
        <w:rPr>
          <w:rFonts w:eastAsia="黑体"/>
          <w:b w:val="0"/>
          <w:bCs w:val="0"/>
          <w:sz w:val="28"/>
        </w:rPr>
        <w:t>谢</w:t>
      </w:r>
      <w:bookmarkStart w:id="15" w:name="_Toc17270"/>
      <w:bookmarkEnd w:id="13"/>
      <w:bookmarkEnd w:id="14"/>
    </w:p>
    <w:p w14:paraId="5163B0C8" w14:textId="77777777" w:rsidR="00D24A07" w:rsidRDefault="00000000">
      <w:pPr>
        <w:spacing w:line="360" w:lineRule="auto"/>
        <w:ind w:firstLineChars="200" w:firstLine="480"/>
        <w:rPr>
          <w:sz w:val="24"/>
        </w:rPr>
      </w:pPr>
      <w:r>
        <w:rPr>
          <w:sz w:val="24"/>
        </w:rPr>
        <w:t>不知不觉，四年的大学生活已经接近尾声了。这篇论文，凝聚了我四年所学的知识</w:t>
      </w:r>
      <w:r>
        <w:rPr>
          <w:sz w:val="24"/>
        </w:rPr>
        <w:t>,</w:t>
      </w:r>
      <w:r>
        <w:rPr>
          <w:sz w:val="24"/>
        </w:rPr>
        <w:t>也标志着我的大学生涯的结束。</w:t>
      </w:r>
    </w:p>
    <w:p w14:paraId="7881D406" w14:textId="77777777" w:rsidR="00D24A07" w:rsidRDefault="00000000">
      <w:pPr>
        <w:spacing w:line="360" w:lineRule="auto"/>
        <w:ind w:firstLineChars="200" w:firstLine="480"/>
        <w:rPr>
          <w:sz w:val="24"/>
        </w:rPr>
      </w:pPr>
      <w:r>
        <w:rPr>
          <w:rFonts w:hint="eastAsia"/>
          <w:sz w:val="24"/>
        </w:rPr>
        <w:t>........</w:t>
      </w:r>
    </w:p>
    <w:p w14:paraId="27AFF58C" w14:textId="77777777" w:rsidR="00D24A07" w:rsidRDefault="00D24A07">
      <w:pPr>
        <w:spacing w:line="360" w:lineRule="auto"/>
        <w:rPr>
          <w:sz w:val="24"/>
        </w:rPr>
      </w:pPr>
    </w:p>
    <w:p w14:paraId="246BD001" w14:textId="77777777" w:rsidR="00D24A07" w:rsidRDefault="00D24A07">
      <w:pPr>
        <w:spacing w:line="360" w:lineRule="auto"/>
        <w:rPr>
          <w:sz w:val="24"/>
        </w:rPr>
      </w:pPr>
    </w:p>
    <w:p w14:paraId="57178F87" w14:textId="77777777" w:rsidR="00D24A07" w:rsidRDefault="00D24A07">
      <w:pPr>
        <w:spacing w:line="360" w:lineRule="auto"/>
        <w:rPr>
          <w:sz w:val="24"/>
        </w:rPr>
      </w:pPr>
    </w:p>
    <w:p w14:paraId="3DEA0DBA" w14:textId="77777777" w:rsidR="00D24A07" w:rsidRDefault="00D24A07">
      <w:pPr>
        <w:spacing w:line="360" w:lineRule="auto"/>
        <w:rPr>
          <w:sz w:val="24"/>
        </w:rPr>
      </w:pPr>
    </w:p>
    <w:p w14:paraId="571D70AF" w14:textId="77777777" w:rsidR="00D24A07" w:rsidRDefault="00D24A07">
      <w:pPr>
        <w:spacing w:line="360" w:lineRule="auto"/>
        <w:rPr>
          <w:sz w:val="24"/>
        </w:rPr>
      </w:pPr>
    </w:p>
    <w:p w14:paraId="1F78DACB" w14:textId="77777777" w:rsidR="00D24A07" w:rsidRDefault="00D24A07">
      <w:pPr>
        <w:spacing w:line="360" w:lineRule="auto"/>
        <w:rPr>
          <w:sz w:val="24"/>
        </w:rPr>
      </w:pPr>
    </w:p>
    <w:p w14:paraId="7A6E62D4" w14:textId="77777777" w:rsidR="00D24A07" w:rsidRDefault="00D24A07">
      <w:pPr>
        <w:spacing w:line="360" w:lineRule="auto"/>
        <w:rPr>
          <w:sz w:val="24"/>
        </w:rPr>
      </w:pPr>
    </w:p>
    <w:bookmarkEnd w:id="15"/>
    <w:p w14:paraId="77D24AFC" w14:textId="77777777" w:rsidR="00D24A07" w:rsidRDefault="00D24A07">
      <w:pPr>
        <w:rPr>
          <w:sz w:val="18"/>
        </w:rPr>
      </w:pPr>
    </w:p>
    <w:p w14:paraId="59939C02" w14:textId="77777777" w:rsidR="00D24A07" w:rsidRDefault="00000000">
      <w:pPr>
        <w:pStyle w:val="32"/>
        <w:tabs>
          <w:tab w:val="left" w:pos="1260"/>
        </w:tabs>
        <w:ind w:firstLineChars="0" w:firstLine="0"/>
        <w:rPr>
          <w:rFonts w:ascii="隶书" w:eastAsia="隶书" w:hAnsi="隶书" w:cs="隶书" w:hint="eastAsia"/>
          <w:b w:val="0"/>
          <w:bCs w:val="0"/>
          <w:color w:val="FF0000"/>
          <w:kern w:val="2"/>
          <w:sz w:val="32"/>
          <w:szCs w:val="32"/>
        </w:rPr>
      </w:pPr>
      <w:r>
        <w:rPr>
          <w:rFonts w:ascii="隶书" w:eastAsia="隶书" w:hAnsi="隶书" w:cs="隶书"/>
          <w:b w:val="0"/>
          <w:bCs w:val="0"/>
          <w:color w:val="FF0000"/>
          <w:kern w:val="2"/>
        </w:rPr>
        <w:t>所有样张仅</w:t>
      </w:r>
      <w:r>
        <w:rPr>
          <w:rFonts w:ascii="隶书" w:eastAsia="隶书" w:hAnsi="隶书" w:cs="隶书" w:hint="eastAsia"/>
          <w:b w:val="0"/>
          <w:bCs w:val="0"/>
          <w:color w:val="FF0000"/>
          <w:kern w:val="2"/>
        </w:rPr>
        <w:t>用于</w:t>
      </w:r>
      <w:r>
        <w:rPr>
          <w:rFonts w:ascii="隶书" w:eastAsia="隶书" w:hAnsi="隶书" w:cs="隶书"/>
          <w:b w:val="0"/>
          <w:bCs w:val="0"/>
          <w:color w:val="FF0000"/>
          <w:kern w:val="2"/>
        </w:rPr>
        <w:t>字体及字号等格式</w:t>
      </w:r>
      <w:r>
        <w:rPr>
          <w:rFonts w:ascii="隶书" w:eastAsia="隶书" w:hAnsi="隶书" w:cs="隶书" w:hint="eastAsia"/>
          <w:b w:val="0"/>
          <w:bCs w:val="0"/>
          <w:color w:val="FF0000"/>
          <w:kern w:val="2"/>
        </w:rPr>
        <w:t>参考</w:t>
      </w:r>
      <w:r>
        <w:rPr>
          <w:rFonts w:ascii="隶书" w:eastAsia="隶书" w:hAnsi="隶书" w:cs="隶书"/>
          <w:b w:val="0"/>
          <w:bCs w:val="0"/>
          <w:color w:val="FF0000"/>
          <w:kern w:val="2"/>
        </w:rPr>
        <w:t>，</w:t>
      </w:r>
      <w:r>
        <w:rPr>
          <w:rFonts w:ascii="隶书" w:eastAsia="隶书" w:hAnsi="隶书" w:cs="隶书" w:hint="eastAsia"/>
          <w:b w:val="0"/>
          <w:bCs w:val="0"/>
          <w:color w:val="FF0000"/>
          <w:kern w:val="2"/>
        </w:rPr>
        <w:t>其中的文字</w:t>
      </w:r>
      <w:r>
        <w:rPr>
          <w:rFonts w:ascii="隶书" w:eastAsia="隶书" w:hAnsi="隶书" w:cs="隶书"/>
          <w:b w:val="0"/>
          <w:bCs w:val="0"/>
          <w:color w:val="FF0000"/>
          <w:kern w:val="2"/>
        </w:rPr>
        <w:t>内容不具有任何意义。</w:t>
      </w:r>
    </w:p>
    <w:p w14:paraId="0ED4D950" w14:textId="77777777" w:rsidR="00D24A07" w:rsidRDefault="00D24A07">
      <w:pPr>
        <w:jc w:val="center"/>
        <w:rPr>
          <w:rFonts w:eastAsia="隶书"/>
          <w:sz w:val="52"/>
        </w:rPr>
      </w:pPr>
    </w:p>
    <w:bookmarkEnd w:id="0"/>
    <w:bookmarkEnd w:id="1"/>
    <w:bookmarkEnd w:id="2"/>
    <w:p w14:paraId="16A18AB6" w14:textId="77777777" w:rsidR="00D24A07" w:rsidRDefault="00D24A07">
      <w:pPr>
        <w:snapToGrid w:val="0"/>
        <w:spacing w:beforeLines="30" w:before="93" w:line="360" w:lineRule="auto"/>
        <w:ind w:firstLineChars="200" w:firstLine="480"/>
        <w:rPr>
          <w:color w:val="000000"/>
          <w:sz w:val="24"/>
          <w:szCs w:val="24"/>
        </w:rPr>
      </w:pPr>
    </w:p>
    <w:sectPr w:rsidR="00D24A07">
      <w:footerReference w:type="default" r:id="rId20"/>
      <w:pgSz w:w="11904" w:h="17340"/>
      <w:pgMar w:top="1361" w:right="1361" w:bottom="1361" w:left="1361"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65A95" w14:textId="77777777" w:rsidR="00EA53D3" w:rsidRDefault="00EA53D3">
      <w:r>
        <w:separator/>
      </w:r>
    </w:p>
  </w:endnote>
  <w:endnote w:type="continuationSeparator" w:id="0">
    <w:p w14:paraId="6B204359" w14:textId="77777777" w:rsidR="00EA53D3" w:rsidRDefault="00EA5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MingLiU">
    <w:panose1 w:val="02010609000101010101"/>
    <w:charset w:val="88"/>
    <w:family w:val="modern"/>
    <w:pitch w:val="fixed"/>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6854" w14:textId="77777777" w:rsidR="00D24A07" w:rsidRDefault="00D24A07">
    <w:pPr>
      <w:pStyle w:val="aa"/>
      <w:jc w:val="center"/>
    </w:pPr>
  </w:p>
  <w:p w14:paraId="4DC036DB" w14:textId="77777777" w:rsidR="00D24A07" w:rsidRDefault="00D24A07">
    <w:pPr>
      <w:pStyle w:val="a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B584" w14:textId="77777777" w:rsidR="00D24A07" w:rsidRDefault="00D24A07">
    <w:pPr>
      <w:pStyle w:val="aa"/>
      <w:jc w:val="center"/>
    </w:pPr>
  </w:p>
  <w:p w14:paraId="7C002952" w14:textId="77777777" w:rsidR="00D24A07" w:rsidRDefault="00D24A07">
    <w:pPr>
      <w:pStyle w:val="aa"/>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C6BC" w14:textId="77777777" w:rsidR="00D24A07" w:rsidRDefault="00D24A07">
    <w:pPr>
      <w:pStyle w:val="aa"/>
      <w:jc w:val="both"/>
    </w:pPr>
  </w:p>
  <w:p w14:paraId="20C80200" w14:textId="77777777" w:rsidR="00D24A07" w:rsidRDefault="00D24A07">
    <w:pPr>
      <w:pStyle w:val="aa"/>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9921" w14:textId="77777777" w:rsidR="00D24A07" w:rsidRDefault="00D24A07">
    <w:pPr>
      <w:pStyle w:val="aa"/>
      <w:jc w:val="both"/>
    </w:pPr>
  </w:p>
  <w:p w14:paraId="6FCF4DCB" w14:textId="77777777" w:rsidR="00D24A07" w:rsidRDefault="00D24A07">
    <w:pPr>
      <w:pStyle w:val="aa"/>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071A" w14:textId="77777777" w:rsidR="00D24A07" w:rsidRDefault="00D24A07">
    <w:pPr>
      <w:pStyle w:val="aa"/>
      <w:jc w:val="both"/>
    </w:pPr>
  </w:p>
  <w:p w14:paraId="01E42C51" w14:textId="77777777" w:rsidR="00D24A07" w:rsidRDefault="00000000">
    <w:pPr>
      <w:pStyle w:val="aa"/>
      <w:jc w:val="both"/>
    </w:pPr>
    <w:r>
      <w:rPr>
        <w:noProof/>
      </w:rPr>
      <mc:AlternateContent>
        <mc:Choice Requires="wps">
          <w:drawing>
            <wp:anchor distT="0" distB="0" distL="114300" distR="114300" simplePos="0" relativeHeight="251660288" behindDoc="0" locked="0" layoutInCell="1" allowOverlap="1" wp14:anchorId="747DC14D" wp14:editId="176DAB60">
              <wp:simplePos x="0" y="0"/>
              <wp:positionH relativeFrom="margin">
                <wp:align>center</wp:align>
              </wp:positionH>
              <wp:positionV relativeFrom="paragraph">
                <wp:posOffset>0</wp:posOffset>
              </wp:positionV>
              <wp:extent cx="1828800" cy="18288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3B8D70" w14:textId="77777777" w:rsidR="00D24A07" w:rsidRDefault="00000000">
                          <w:pPr>
                            <w:pStyle w:val="aa"/>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7DC14D" id="_x0000_t202" coordsize="21600,21600" o:spt="202" path="m,l,21600r21600,l21600,xe">
              <v:stroke joinstyle="miter"/>
              <v:path gradientshapeok="t" o:connecttype="rect"/>
            </v:shapetype>
            <v:shape id="文本框 93" o:spid="_x0000_s1095"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A3B8D70" w14:textId="77777777" w:rsidR="00D24A07" w:rsidRDefault="00000000">
                    <w:pPr>
                      <w:pStyle w:val="aa"/>
                    </w:pPr>
                    <w:r>
                      <w:fldChar w:fldCharType="begin"/>
                    </w:r>
                    <w:r>
                      <w:instrText xml:space="preserve"> PAGE  \* MERGEFORMAT </w:instrText>
                    </w:r>
                    <w:r>
                      <w:fldChar w:fldCharType="separate"/>
                    </w:r>
                    <w:r>
                      <w:t>6</w:t>
                    </w:r>
                    <w:r>
                      <w:fldChar w:fldCharType="end"/>
                    </w:r>
                  </w:p>
                </w:txbxContent>
              </v:textbox>
              <w10:wrap anchorx="margin"/>
            </v:shape>
          </w:pict>
        </mc:Fallback>
      </mc:AlternateContent>
    </w:r>
  </w:p>
  <w:p w14:paraId="2984D7EC" w14:textId="77777777" w:rsidR="00D24A07" w:rsidRDefault="00D24A07">
    <w:pPr>
      <w:pStyle w:val="aa"/>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7CEC" w14:textId="77777777" w:rsidR="00D24A07" w:rsidRDefault="00000000">
    <w:pPr>
      <w:pStyle w:val="aa"/>
      <w:jc w:val="both"/>
    </w:pPr>
    <w:r>
      <w:rPr>
        <w:noProof/>
      </w:rPr>
      <mc:AlternateContent>
        <mc:Choice Requires="wps">
          <w:drawing>
            <wp:anchor distT="0" distB="0" distL="114300" distR="114300" simplePos="0" relativeHeight="251659264" behindDoc="0" locked="0" layoutInCell="1" allowOverlap="1" wp14:anchorId="655433DA" wp14:editId="6A5611F4">
              <wp:simplePos x="0" y="0"/>
              <wp:positionH relativeFrom="margin">
                <wp:align>center</wp:align>
              </wp:positionH>
              <wp:positionV relativeFrom="paragraph">
                <wp:posOffset>0</wp:posOffset>
              </wp:positionV>
              <wp:extent cx="1828800" cy="1828800"/>
              <wp:effectExtent l="0" t="0" r="0" b="0"/>
              <wp:wrapNone/>
              <wp:docPr id="92" name="文本框 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52331B" w14:textId="77777777" w:rsidR="00D24A07" w:rsidRDefault="00000000">
                          <w:pPr>
                            <w:pStyle w:val="aa"/>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55433DA" id="_x0000_t202" coordsize="21600,21600" o:spt="202" path="m,l,21600r21600,l21600,xe">
              <v:stroke joinstyle="miter"/>
              <v:path gradientshapeok="t" o:connecttype="rect"/>
            </v:shapetype>
            <v:shape id="文本框 92" o:spid="_x0000_s109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152331B" w14:textId="77777777" w:rsidR="00D24A07" w:rsidRDefault="00000000">
                    <w:pPr>
                      <w:pStyle w:val="aa"/>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35A47FE" w14:textId="77777777" w:rsidR="00D24A07" w:rsidRDefault="00D24A07">
    <w:pPr>
      <w:pStyle w:val="a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FCDEF" w14:textId="77777777" w:rsidR="00EA53D3" w:rsidRDefault="00EA53D3">
      <w:r>
        <w:separator/>
      </w:r>
    </w:p>
  </w:footnote>
  <w:footnote w:type="continuationSeparator" w:id="0">
    <w:p w14:paraId="1DD0D2AC" w14:textId="77777777" w:rsidR="00EA53D3" w:rsidRDefault="00EA5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ACA3" w14:textId="77777777" w:rsidR="00D24A07" w:rsidRDefault="00D24A07">
    <w:pPr>
      <w:pStyle w:val="ac"/>
      <w:pBdr>
        <w:bottom w:val="none" w:sz="0" w:space="0" w:color="auto"/>
      </w:pBdr>
    </w:pPr>
  </w:p>
  <w:p w14:paraId="2F8AB5B8" w14:textId="77777777" w:rsidR="00D24A07" w:rsidRDefault="00D24A07">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D3645"/>
    <w:multiLevelType w:val="multilevel"/>
    <w:tmpl w:val="379D3645"/>
    <w:lvl w:ilvl="0">
      <w:start w:val="1"/>
      <w:numFmt w:val="chineseCountingThousand"/>
      <w:pStyle w:val="a"/>
      <w:lvlText w:val="第%1条"/>
      <w:lvlJc w:val="left"/>
      <w:pPr>
        <w:tabs>
          <w:tab w:val="left" w:pos="1620"/>
        </w:tabs>
        <w:ind w:left="340" w:firstLine="560"/>
      </w:pPr>
      <w:rPr>
        <w:rFonts w:eastAsia="黑体" w:hint="eastAsia"/>
        <w:b/>
        <w:bCs/>
        <w:i w:val="0"/>
        <w:iCs w:val="0"/>
        <w:sz w:val="24"/>
        <w:szCs w:val="24"/>
      </w:rPr>
    </w:lvl>
    <w:lvl w:ilvl="1">
      <w:start w:val="1"/>
      <w:numFmt w:val="ideographDigital"/>
      <w:lvlText w:val="第%2条"/>
      <w:lvlJc w:val="left"/>
      <w:pPr>
        <w:tabs>
          <w:tab w:val="left" w:pos="840"/>
        </w:tabs>
        <w:ind w:left="840" w:hanging="420"/>
      </w:pPr>
      <w:rPr>
        <w:rFonts w:eastAsia="黑体" w:hint="eastAsia"/>
        <w:b w:val="0"/>
        <w:bCs w:val="0"/>
        <w:i w:val="0"/>
        <w:iCs w:val="0"/>
        <w:sz w:val="28"/>
        <w:szCs w:val="28"/>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973753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lmZDc5MGIyMDNjN2MwNmRlYjM5YWI4MmQ3ZjU0NDUifQ=="/>
    <w:docVar w:name="KSO_WPS_MARK_KEY" w:val="7e0267da-155e-4174-b611-d52d2a81a908"/>
  </w:docVars>
  <w:rsids>
    <w:rsidRoot w:val="00172A27"/>
    <w:rsid w:val="00030C27"/>
    <w:rsid w:val="00036795"/>
    <w:rsid w:val="000B2D16"/>
    <w:rsid w:val="000D5F9D"/>
    <w:rsid w:val="0013074E"/>
    <w:rsid w:val="00153C71"/>
    <w:rsid w:val="00172A27"/>
    <w:rsid w:val="001A675F"/>
    <w:rsid w:val="001E06D4"/>
    <w:rsid w:val="001E6F4C"/>
    <w:rsid w:val="001F26DB"/>
    <w:rsid w:val="002133B0"/>
    <w:rsid w:val="00236002"/>
    <w:rsid w:val="002656CE"/>
    <w:rsid w:val="002C0F02"/>
    <w:rsid w:val="002F4BA7"/>
    <w:rsid w:val="00347A6F"/>
    <w:rsid w:val="00375087"/>
    <w:rsid w:val="00384EB1"/>
    <w:rsid w:val="00396BCA"/>
    <w:rsid w:val="003B7502"/>
    <w:rsid w:val="003C3AA1"/>
    <w:rsid w:val="0041548C"/>
    <w:rsid w:val="00437848"/>
    <w:rsid w:val="004766AB"/>
    <w:rsid w:val="004961C6"/>
    <w:rsid w:val="004C5795"/>
    <w:rsid w:val="00510212"/>
    <w:rsid w:val="0052030D"/>
    <w:rsid w:val="00543286"/>
    <w:rsid w:val="005476F5"/>
    <w:rsid w:val="0055627A"/>
    <w:rsid w:val="00560996"/>
    <w:rsid w:val="00586F35"/>
    <w:rsid w:val="005E1649"/>
    <w:rsid w:val="005E371B"/>
    <w:rsid w:val="006122F2"/>
    <w:rsid w:val="0065047A"/>
    <w:rsid w:val="00650EAF"/>
    <w:rsid w:val="006B5CE3"/>
    <w:rsid w:val="006D0541"/>
    <w:rsid w:val="007020AC"/>
    <w:rsid w:val="00702C70"/>
    <w:rsid w:val="00732BDD"/>
    <w:rsid w:val="00742102"/>
    <w:rsid w:val="007424A8"/>
    <w:rsid w:val="00756F75"/>
    <w:rsid w:val="00760593"/>
    <w:rsid w:val="007650AD"/>
    <w:rsid w:val="00772BEC"/>
    <w:rsid w:val="007E5B38"/>
    <w:rsid w:val="0081081E"/>
    <w:rsid w:val="00883BAE"/>
    <w:rsid w:val="008A004A"/>
    <w:rsid w:val="008A3747"/>
    <w:rsid w:val="008D2654"/>
    <w:rsid w:val="00900790"/>
    <w:rsid w:val="00906194"/>
    <w:rsid w:val="009261F1"/>
    <w:rsid w:val="00933078"/>
    <w:rsid w:val="00963726"/>
    <w:rsid w:val="00974669"/>
    <w:rsid w:val="009B0C07"/>
    <w:rsid w:val="00A23C0B"/>
    <w:rsid w:val="00AA134F"/>
    <w:rsid w:val="00AD7918"/>
    <w:rsid w:val="00B5170B"/>
    <w:rsid w:val="00B6349A"/>
    <w:rsid w:val="00C10A72"/>
    <w:rsid w:val="00C124D1"/>
    <w:rsid w:val="00C227A0"/>
    <w:rsid w:val="00C94E1B"/>
    <w:rsid w:val="00D02090"/>
    <w:rsid w:val="00D24A07"/>
    <w:rsid w:val="00DB653B"/>
    <w:rsid w:val="00DB7EE0"/>
    <w:rsid w:val="00E22525"/>
    <w:rsid w:val="00E528A8"/>
    <w:rsid w:val="00E5794B"/>
    <w:rsid w:val="00E90385"/>
    <w:rsid w:val="00EA53D3"/>
    <w:rsid w:val="00EB20D0"/>
    <w:rsid w:val="00EC780B"/>
    <w:rsid w:val="00EC7B82"/>
    <w:rsid w:val="00EE73B5"/>
    <w:rsid w:val="00F14ECF"/>
    <w:rsid w:val="00F36604"/>
    <w:rsid w:val="00F476A1"/>
    <w:rsid w:val="00F624B1"/>
    <w:rsid w:val="00FB3AEF"/>
    <w:rsid w:val="00FB5F4F"/>
    <w:rsid w:val="00FD4C35"/>
    <w:rsid w:val="01147AAE"/>
    <w:rsid w:val="01923C3A"/>
    <w:rsid w:val="01986DA7"/>
    <w:rsid w:val="01BA61B0"/>
    <w:rsid w:val="01D5036A"/>
    <w:rsid w:val="01D722B6"/>
    <w:rsid w:val="02444CE1"/>
    <w:rsid w:val="02A11EFC"/>
    <w:rsid w:val="02A4476B"/>
    <w:rsid w:val="02F2197A"/>
    <w:rsid w:val="03F83DAA"/>
    <w:rsid w:val="042C4A18"/>
    <w:rsid w:val="047D181D"/>
    <w:rsid w:val="04D007DC"/>
    <w:rsid w:val="05CF2FDE"/>
    <w:rsid w:val="06214CF8"/>
    <w:rsid w:val="06226FE7"/>
    <w:rsid w:val="06525044"/>
    <w:rsid w:val="06E92249"/>
    <w:rsid w:val="0761617D"/>
    <w:rsid w:val="07683FC4"/>
    <w:rsid w:val="07703296"/>
    <w:rsid w:val="078B544A"/>
    <w:rsid w:val="07BD1464"/>
    <w:rsid w:val="080A403F"/>
    <w:rsid w:val="081B4E6F"/>
    <w:rsid w:val="083E2291"/>
    <w:rsid w:val="084F61A4"/>
    <w:rsid w:val="0888779C"/>
    <w:rsid w:val="08DC246A"/>
    <w:rsid w:val="08E55397"/>
    <w:rsid w:val="09831F5F"/>
    <w:rsid w:val="09CC36C7"/>
    <w:rsid w:val="09F46CE4"/>
    <w:rsid w:val="0A123AA6"/>
    <w:rsid w:val="0A152580"/>
    <w:rsid w:val="0A371065"/>
    <w:rsid w:val="0A996BF5"/>
    <w:rsid w:val="0ADB686B"/>
    <w:rsid w:val="0B275F39"/>
    <w:rsid w:val="0BC058A9"/>
    <w:rsid w:val="0C53090A"/>
    <w:rsid w:val="0CA5180B"/>
    <w:rsid w:val="0CE91379"/>
    <w:rsid w:val="0CF462EF"/>
    <w:rsid w:val="0D0A4A1D"/>
    <w:rsid w:val="0D113E1E"/>
    <w:rsid w:val="0D22674E"/>
    <w:rsid w:val="0D304547"/>
    <w:rsid w:val="0DDA72EF"/>
    <w:rsid w:val="0DF62810"/>
    <w:rsid w:val="0E17201F"/>
    <w:rsid w:val="0E5623D2"/>
    <w:rsid w:val="0E6829C0"/>
    <w:rsid w:val="0E8168C8"/>
    <w:rsid w:val="0E8E05E0"/>
    <w:rsid w:val="0EAE203B"/>
    <w:rsid w:val="0F7E7DE0"/>
    <w:rsid w:val="0FBF023D"/>
    <w:rsid w:val="0FF64E35"/>
    <w:rsid w:val="107D0872"/>
    <w:rsid w:val="10983FBE"/>
    <w:rsid w:val="10AC328D"/>
    <w:rsid w:val="10C77FC3"/>
    <w:rsid w:val="10C92B19"/>
    <w:rsid w:val="11872B77"/>
    <w:rsid w:val="11923EDC"/>
    <w:rsid w:val="11E54312"/>
    <w:rsid w:val="11F10D9D"/>
    <w:rsid w:val="12113EE9"/>
    <w:rsid w:val="121A6A3C"/>
    <w:rsid w:val="12582351"/>
    <w:rsid w:val="126079D3"/>
    <w:rsid w:val="12C84E13"/>
    <w:rsid w:val="133A57D4"/>
    <w:rsid w:val="13C613F7"/>
    <w:rsid w:val="13D1738A"/>
    <w:rsid w:val="14060DE1"/>
    <w:rsid w:val="144114C7"/>
    <w:rsid w:val="146911FB"/>
    <w:rsid w:val="149E427B"/>
    <w:rsid w:val="14E3358C"/>
    <w:rsid w:val="158D70E8"/>
    <w:rsid w:val="166F541E"/>
    <w:rsid w:val="16982612"/>
    <w:rsid w:val="16A05700"/>
    <w:rsid w:val="16A448E1"/>
    <w:rsid w:val="173619DD"/>
    <w:rsid w:val="178E2D97"/>
    <w:rsid w:val="17AA4179"/>
    <w:rsid w:val="18216EB9"/>
    <w:rsid w:val="182A6BBE"/>
    <w:rsid w:val="186727FD"/>
    <w:rsid w:val="18DF3A2F"/>
    <w:rsid w:val="19012163"/>
    <w:rsid w:val="190D677F"/>
    <w:rsid w:val="19465FD9"/>
    <w:rsid w:val="198F3627"/>
    <w:rsid w:val="19CA2C77"/>
    <w:rsid w:val="19D628A6"/>
    <w:rsid w:val="1A126528"/>
    <w:rsid w:val="1AA92D5B"/>
    <w:rsid w:val="1AB41ED7"/>
    <w:rsid w:val="1AB723E0"/>
    <w:rsid w:val="1AD41B82"/>
    <w:rsid w:val="1B9E69DB"/>
    <w:rsid w:val="1BA4004F"/>
    <w:rsid w:val="1C3E12ED"/>
    <w:rsid w:val="1C9378D2"/>
    <w:rsid w:val="1C9F1DD3"/>
    <w:rsid w:val="1CBB3745"/>
    <w:rsid w:val="1CD97D9C"/>
    <w:rsid w:val="1CE4012E"/>
    <w:rsid w:val="1D2A3F99"/>
    <w:rsid w:val="1D6509D5"/>
    <w:rsid w:val="1D851C55"/>
    <w:rsid w:val="1DA1193A"/>
    <w:rsid w:val="1DF3687A"/>
    <w:rsid w:val="1E37428D"/>
    <w:rsid w:val="1E4838F9"/>
    <w:rsid w:val="1EA832CC"/>
    <w:rsid w:val="1EC559AB"/>
    <w:rsid w:val="1ED51FBA"/>
    <w:rsid w:val="1EF2615C"/>
    <w:rsid w:val="1F5A68AC"/>
    <w:rsid w:val="1F7C77F3"/>
    <w:rsid w:val="1FA567E1"/>
    <w:rsid w:val="1FAD752E"/>
    <w:rsid w:val="1FCF6640"/>
    <w:rsid w:val="1FDD69F9"/>
    <w:rsid w:val="1FEF6493"/>
    <w:rsid w:val="20227696"/>
    <w:rsid w:val="204131A1"/>
    <w:rsid w:val="20944B42"/>
    <w:rsid w:val="20B0697F"/>
    <w:rsid w:val="20BA776E"/>
    <w:rsid w:val="21475EFD"/>
    <w:rsid w:val="218B7932"/>
    <w:rsid w:val="21987810"/>
    <w:rsid w:val="21A807B8"/>
    <w:rsid w:val="22431452"/>
    <w:rsid w:val="22957C21"/>
    <w:rsid w:val="22CC58EC"/>
    <w:rsid w:val="22D226EA"/>
    <w:rsid w:val="22E5250A"/>
    <w:rsid w:val="230E580F"/>
    <w:rsid w:val="2327723E"/>
    <w:rsid w:val="233771A0"/>
    <w:rsid w:val="234677AA"/>
    <w:rsid w:val="23493211"/>
    <w:rsid w:val="23DC3E95"/>
    <w:rsid w:val="240237D2"/>
    <w:rsid w:val="240F212B"/>
    <w:rsid w:val="241B6233"/>
    <w:rsid w:val="249250D1"/>
    <w:rsid w:val="24956CFF"/>
    <w:rsid w:val="24B45682"/>
    <w:rsid w:val="25056E93"/>
    <w:rsid w:val="255A31F2"/>
    <w:rsid w:val="2572277A"/>
    <w:rsid w:val="25986ED8"/>
    <w:rsid w:val="25C27A2D"/>
    <w:rsid w:val="25EE7C4C"/>
    <w:rsid w:val="26157D92"/>
    <w:rsid w:val="262670C1"/>
    <w:rsid w:val="26914111"/>
    <w:rsid w:val="26997893"/>
    <w:rsid w:val="26F60239"/>
    <w:rsid w:val="26FD4494"/>
    <w:rsid w:val="272655AC"/>
    <w:rsid w:val="2748123C"/>
    <w:rsid w:val="277F2F2D"/>
    <w:rsid w:val="27814EF7"/>
    <w:rsid w:val="27D15120"/>
    <w:rsid w:val="27E61F9B"/>
    <w:rsid w:val="285A74F6"/>
    <w:rsid w:val="28890459"/>
    <w:rsid w:val="28D660E1"/>
    <w:rsid w:val="28F0220A"/>
    <w:rsid w:val="28F86ED8"/>
    <w:rsid w:val="28FE082E"/>
    <w:rsid w:val="294C4B14"/>
    <w:rsid w:val="29992735"/>
    <w:rsid w:val="29B9024C"/>
    <w:rsid w:val="29D67050"/>
    <w:rsid w:val="29DF5F05"/>
    <w:rsid w:val="2A1831C5"/>
    <w:rsid w:val="2A2B2EF8"/>
    <w:rsid w:val="2A55303C"/>
    <w:rsid w:val="2A885A71"/>
    <w:rsid w:val="2AA93302"/>
    <w:rsid w:val="2AAE1C1A"/>
    <w:rsid w:val="2AD40917"/>
    <w:rsid w:val="2AE90E51"/>
    <w:rsid w:val="2B187DAA"/>
    <w:rsid w:val="2B494A72"/>
    <w:rsid w:val="2B512E32"/>
    <w:rsid w:val="2B57539A"/>
    <w:rsid w:val="2B6D3BFF"/>
    <w:rsid w:val="2B6F150A"/>
    <w:rsid w:val="2BB72176"/>
    <w:rsid w:val="2BBC3A85"/>
    <w:rsid w:val="2BBE0122"/>
    <w:rsid w:val="2BCF5ACA"/>
    <w:rsid w:val="2C1038B7"/>
    <w:rsid w:val="2C477D91"/>
    <w:rsid w:val="2C6C284B"/>
    <w:rsid w:val="2C7B3C1F"/>
    <w:rsid w:val="2CAD1D69"/>
    <w:rsid w:val="2CB0504C"/>
    <w:rsid w:val="2D4F514F"/>
    <w:rsid w:val="2D552DFC"/>
    <w:rsid w:val="2DAC4350"/>
    <w:rsid w:val="2E2038BF"/>
    <w:rsid w:val="2E24348B"/>
    <w:rsid w:val="2E2B6CC4"/>
    <w:rsid w:val="2E777CCC"/>
    <w:rsid w:val="2E960B5C"/>
    <w:rsid w:val="2E990EB4"/>
    <w:rsid w:val="2EAC2C4F"/>
    <w:rsid w:val="2ECF3EC0"/>
    <w:rsid w:val="2F290B21"/>
    <w:rsid w:val="2FB01E87"/>
    <w:rsid w:val="2FBE65DA"/>
    <w:rsid w:val="2FC21CDF"/>
    <w:rsid w:val="300C1989"/>
    <w:rsid w:val="30130A3C"/>
    <w:rsid w:val="30183F1E"/>
    <w:rsid w:val="30265218"/>
    <w:rsid w:val="3053506E"/>
    <w:rsid w:val="30671474"/>
    <w:rsid w:val="307D6477"/>
    <w:rsid w:val="30A723AD"/>
    <w:rsid w:val="30BF5EC6"/>
    <w:rsid w:val="30DF0ABE"/>
    <w:rsid w:val="313E7EF1"/>
    <w:rsid w:val="317F15D4"/>
    <w:rsid w:val="323D3331"/>
    <w:rsid w:val="32473874"/>
    <w:rsid w:val="32D164FA"/>
    <w:rsid w:val="3303127C"/>
    <w:rsid w:val="33152278"/>
    <w:rsid w:val="334706E5"/>
    <w:rsid w:val="3358545B"/>
    <w:rsid w:val="33605088"/>
    <w:rsid w:val="338202D8"/>
    <w:rsid w:val="33AB2F2B"/>
    <w:rsid w:val="33B0446E"/>
    <w:rsid w:val="33DD529C"/>
    <w:rsid w:val="341644D7"/>
    <w:rsid w:val="34A1312B"/>
    <w:rsid w:val="34A53AE3"/>
    <w:rsid w:val="34C24BAC"/>
    <w:rsid w:val="35017B9E"/>
    <w:rsid w:val="35151B7F"/>
    <w:rsid w:val="357973B4"/>
    <w:rsid w:val="35E71253"/>
    <w:rsid w:val="363C5DEF"/>
    <w:rsid w:val="36492198"/>
    <w:rsid w:val="369D057D"/>
    <w:rsid w:val="36CB3EB3"/>
    <w:rsid w:val="36DD37CC"/>
    <w:rsid w:val="37344C90"/>
    <w:rsid w:val="373A33D7"/>
    <w:rsid w:val="373A466C"/>
    <w:rsid w:val="373D3165"/>
    <w:rsid w:val="375B33EA"/>
    <w:rsid w:val="379A2E8A"/>
    <w:rsid w:val="37B26A07"/>
    <w:rsid w:val="381D52F9"/>
    <w:rsid w:val="383022F3"/>
    <w:rsid w:val="386A25C8"/>
    <w:rsid w:val="38E54B3D"/>
    <w:rsid w:val="3937075B"/>
    <w:rsid w:val="398129EC"/>
    <w:rsid w:val="39C832EA"/>
    <w:rsid w:val="3A1B297E"/>
    <w:rsid w:val="3A8A77C7"/>
    <w:rsid w:val="3AD9074E"/>
    <w:rsid w:val="3B051543"/>
    <w:rsid w:val="3B312338"/>
    <w:rsid w:val="3B385475"/>
    <w:rsid w:val="3B682385"/>
    <w:rsid w:val="3C2C2CFD"/>
    <w:rsid w:val="3C2D66A2"/>
    <w:rsid w:val="3C405337"/>
    <w:rsid w:val="3C4C068E"/>
    <w:rsid w:val="3C7609FF"/>
    <w:rsid w:val="3C8630CC"/>
    <w:rsid w:val="3CCB3D03"/>
    <w:rsid w:val="3CD47F3E"/>
    <w:rsid w:val="3CF4583E"/>
    <w:rsid w:val="3D124D79"/>
    <w:rsid w:val="3D27194A"/>
    <w:rsid w:val="3D4C7F20"/>
    <w:rsid w:val="3D4D0D35"/>
    <w:rsid w:val="3D92024D"/>
    <w:rsid w:val="3DAA2205"/>
    <w:rsid w:val="3DFD4754"/>
    <w:rsid w:val="3E491747"/>
    <w:rsid w:val="3E4B0184"/>
    <w:rsid w:val="3E721166"/>
    <w:rsid w:val="3F1E25DC"/>
    <w:rsid w:val="3F7521D2"/>
    <w:rsid w:val="3F7647BE"/>
    <w:rsid w:val="40994C08"/>
    <w:rsid w:val="40C211DA"/>
    <w:rsid w:val="40D24AA3"/>
    <w:rsid w:val="41434B73"/>
    <w:rsid w:val="414874DA"/>
    <w:rsid w:val="417C6262"/>
    <w:rsid w:val="418324C6"/>
    <w:rsid w:val="41D74ED5"/>
    <w:rsid w:val="41F744C1"/>
    <w:rsid w:val="42010CB6"/>
    <w:rsid w:val="424F14CB"/>
    <w:rsid w:val="428736B5"/>
    <w:rsid w:val="428F00D9"/>
    <w:rsid w:val="43340C18"/>
    <w:rsid w:val="43456002"/>
    <w:rsid w:val="43724FB9"/>
    <w:rsid w:val="438B3057"/>
    <w:rsid w:val="43C74CF1"/>
    <w:rsid w:val="43EA6480"/>
    <w:rsid w:val="43F71C82"/>
    <w:rsid w:val="44250560"/>
    <w:rsid w:val="449E33D0"/>
    <w:rsid w:val="44C0212E"/>
    <w:rsid w:val="44F24A94"/>
    <w:rsid w:val="450A5CB4"/>
    <w:rsid w:val="455F24DB"/>
    <w:rsid w:val="457605A7"/>
    <w:rsid w:val="458F118A"/>
    <w:rsid w:val="45903FCA"/>
    <w:rsid w:val="45AD092D"/>
    <w:rsid w:val="45B35CD2"/>
    <w:rsid w:val="46623037"/>
    <w:rsid w:val="467A1037"/>
    <w:rsid w:val="467A5D3B"/>
    <w:rsid w:val="468701FF"/>
    <w:rsid w:val="46971BE9"/>
    <w:rsid w:val="46AE0773"/>
    <w:rsid w:val="46DC52B2"/>
    <w:rsid w:val="474909ED"/>
    <w:rsid w:val="47691DB0"/>
    <w:rsid w:val="47EF07B8"/>
    <w:rsid w:val="48063721"/>
    <w:rsid w:val="4815248B"/>
    <w:rsid w:val="48790AC2"/>
    <w:rsid w:val="48923EC1"/>
    <w:rsid w:val="48BE589E"/>
    <w:rsid w:val="492C12A1"/>
    <w:rsid w:val="494B2B51"/>
    <w:rsid w:val="49585025"/>
    <w:rsid w:val="495E69D5"/>
    <w:rsid w:val="4A6944AD"/>
    <w:rsid w:val="4BD644C5"/>
    <w:rsid w:val="4BFB59C7"/>
    <w:rsid w:val="4C83051A"/>
    <w:rsid w:val="4CB17CF7"/>
    <w:rsid w:val="4CBB5F06"/>
    <w:rsid w:val="4D3508DA"/>
    <w:rsid w:val="4D5A74CD"/>
    <w:rsid w:val="4D6910A5"/>
    <w:rsid w:val="4DB4715C"/>
    <w:rsid w:val="4DC36824"/>
    <w:rsid w:val="4DE23EC8"/>
    <w:rsid w:val="4E8A68B4"/>
    <w:rsid w:val="4F1A1801"/>
    <w:rsid w:val="4F6662AF"/>
    <w:rsid w:val="4F703C70"/>
    <w:rsid w:val="4F9000D5"/>
    <w:rsid w:val="4F9A5C3D"/>
    <w:rsid w:val="4FA846C1"/>
    <w:rsid w:val="4FD972F0"/>
    <w:rsid w:val="4FDF6E15"/>
    <w:rsid w:val="4FE67A69"/>
    <w:rsid w:val="50087C75"/>
    <w:rsid w:val="502703E4"/>
    <w:rsid w:val="50612555"/>
    <w:rsid w:val="510A407E"/>
    <w:rsid w:val="512035EB"/>
    <w:rsid w:val="51327BF0"/>
    <w:rsid w:val="51422751"/>
    <w:rsid w:val="515B7CB7"/>
    <w:rsid w:val="51DF4935"/>
    <w:rsid w:val="5209510E"/>
    <w:rsid w:val="524F047D"/>
    <w:rsid w:val="52953D3F"/>
    <w:rsid w:val="52A64F62"/>
    <w:rsid w:val="52EC0698"/>
    <w:rsid w:val="536874B4"/>
    <w:rsid w:val="538A6632"/>
    <w:rsid w:val="53B468AF"/>
    <w:rsid w:val="541F4EB3"/>
    <w:rsid w:val="547A48F8"/>
    <w:rsid w:val="549A3834"/>
    <w:rsid w:val="54D7640F"/>
    <w:rsid w:val="54F0663E"/>
    <w:rsid w:val="54FF790E"/>
    <w:rsid w:val="556A1BB0"/>
    <w:rsid w:val="5595423E"/>
    <w:rsid w:val="55A439DB"/>
    <w:rsid w:val="55E805A0"/>
    <w:rsid w:val="5617022C"/>
    <w:rsid w:val="563401C7"/>
    <w:rsid w:val="56745424"/>
    <w:rsid w:val="56A15086"/>
    <w:rsid w:val="56AF078F"/>
    <w:rsid w:val="56CE4A87"/>
    <w:rsid w:val="56F50266"/>
    <w:rsid w:val="57233025"/>
    <w:rsid w:val="576A0C54"/>
    <w:rsid w:val="57D61E46"/>
    <w:rsid w:val="58624CFD"/>
    <w:rsid w:val="58675FFD"/>
    <w:rsid w:val="586D1CD7"/>
    <w:rsid w:val="58BC63DD"/>
    <w:rsid w:val="58D92B7F"/>
    <w:rsid w:val="590F67F0"/>
    <w:rsid w:val="591267A4"/>
    <w:rsid w:val="59417200"/>
    <w:rsid w:val="59725B9E"/>
    <w:rsid w:val="59A324F9"/>
    <w:rsid w:val="59B024B6"/>
    <w:rsid w:val="5A414094"/>
    <w:rsid w:val="5A5D02DA"/>
    <w:rsid w:val="5A655642"/>
    <w:rsid w:val="5ADA070E"/>
    <w:rsid w:val="5AE35ECD"/>
    <w:rsid w:val="5AE44879"/>
    <w:rsid w:val="5AF31824"/>
    <w:rsid w:val="5B6C7190"/>
    <w:rsid w:val="5BC621D1"/>
    <w:rsid w:val="5BD62059"/>
    <w:rsid w:val="5C0D4607"/>
    <w:rsid w:val="5C1102A3"/>
    <w:rsid w:val="5C25514A"/>
    <w:rsid w:val="5C2E0B19"/>
    <w:rsid w:val="5CD47A18"/>
    <w:rsid w:val="5D0C71C0"/>
    <w:rsid w:val="5D4D27AF"/>
    <w:rsid w:val="5D621CFB"/>
    <w:rsid w:val="5DA77E50"/>
    <w:rsid w:val="5DEC4D8B"/>
    <w:rsid w:val="5E0D7261"/>
    <w:rsid w:val="5E2A4C99"/>
    <w:rsid w:val="5F28567D"/>
    <w:rsid w:val="5F6F6BEE"/>
    <w:rsid w:val="5FD70E51"/>
    <w:rsid w:val="60432042"/>
    <w:rsid w:val="607706CD"/>
    <w:rsid w:val="60B51225"/>
    <w:rsid w:val="60F21EF2"/>
    <w:rsid w:val="60FF271D"/>
    <w:rsid w:val="614918DA"/>
    <w:rsid w:val="620326FF"/>
    <w:rsid w:val="621356AE"/>
    <w:rsid w:val="6215382E"/>
    <w:rsid w:val="624D56A5"/>
    <w:rsid w:val="62650996"/>
    <w:rsid w:val="62856942"/>
    <w:rsid w:val="628904DC"/>
    <w:rsid w:val="62921709"/>
    <w:rsid w:val="62AA0566"/>
    <w:rsid w:val="63027F93"/>
    <w:rsid w:val="63032E99"/>
    <w:rsid w:val="63556314"/>
    <w:rsid w:val="635F6445"/>
    <w:rsid w:val="63990629"/>
    <w:rsid w:val="63C3636C"/>
    <w:rsid w:val="643A1D70"/>
    <w:rsid w:val="646A12F3"/>
    <w:rsid w:val="64742A5E"/>
    <w:rsid w:val="647B7FFD"/>
    <w:rsid w:val="64AC5581"/>
    <w:rsid w:val="6515537C"/>
    <w:rsid w:val="652035CB"/>
    <w:rsid w:val="652266CA"/>
    <w:rsid w:val="652B2A02"/>
    <w:rsid w:val="652D1F64"/>
    <w:rsid w:val="65347D6F"/>
    <w:rsid w:val="657708CB"/>
    <w:rsid w:val="65A610A9"/>
    <w:rsid w:val="65A65FB1"/>
    <w:rsid w:val="66292B60"/>
    <w:rsid w:val="66747CBB"/>
    <w:rsid w:val="668D2C4A"/>
    <w:rsid w:val="66FE2B9B"/>
    <w:rsid w:val="672A0C1D"/>
    <w:rsid w:val="67322663"/>
    <w:rsid w:val="6744501E"/>
    <w:rsid w:val="67602E74"/>
    <w:rsid w:val="679D1615"/>
    <w:rsid w:val="67B866DE"/>
    <w:rsid w:val="67C65A33"/>
    <w:rsid w:val="68393DEC"/>
    <w:rsid w:val="68484152"/>
    <w:rsid w:val="68931E94"/>
    <w:rsid w:val="68CA7CF8"/>
    <w:rsid w:val="68ED6F57"/>
    <w:rsid w:val="696E5055"/>
    <w:rsid w:val="698159E4"/>
    <w:rsid w:val="6A214F50"/>
    <w:rsid w:val="6A3550F2"/>
    <w:rsid w:val="6A392ABD"/>
    <w:rsid w:val="6A4E4763"/>
    <w:rsid w:val="6A5D24FA"/>
    <w:rsid w:val="6A65173D"/>
    <w:rsid w:val="6A7E516C"/>
    <w:rsid w:val="6A9811DC"/>
    <w:rsid w:val="6A9E2C97"/>
    <w:rsid w:val="6B1C3002"/>
    <w:rsid w:val="6B1E7934"/>
    <w:rsid w:val="6B64033F"/>
    <w:rsid w:val="6B744B85"/>
    <w:rsid w:val="6B9D1D9E"/>
    <w:rsid w:val="6BBB1C9E"/>
    <w:rsid w:val="6BCE3506"/>
    <w:rsid w:val="6C004A7F"/>
    <w:rsid w:val="6C0545BB"/>
    <w:rsid w:val="6C5C740F"/>
    <w:rsid w:val="6C5D1951"/>
    <w:rsid w:val="6C6936F0"/>
    <w:rsid w:val="6C6D5DF2"/>
    <w:rsid w:val="6C700AF5"/>
    <w:rsid w:val="6C826FA3"/>
    <w:rsid w:val="6CB06CB1"/>
    <w:rsid w:val="6CDF1345"/>
    <w:rsid w:val="6D0A4613"/>
    <w:rsid w:val="6D260D22"/>
    <w:rsid w:val="6D2E6175"/>
    <w:rsid w:val="6D2F614F"/>
    <w:rsid w:val="6D6D2278"/>
    <w:rsid w:val="6D7D477B"/>
    <w:rsid w:val="6DA051E9"/>
    <w:rsid w:val="6DA86DB1"/>
    <w:rsid w:val="6DE577F5"/>
    <w:rsid w:val="6E2D475F"/>
    <w:rsid w:val="6E4B47B0"/>
    <w:rsid w:val="6E502161"/>
    <w:rsid w:val="6E807F19"/>
    <w:rsid w:val="6E94000F"/>
    <w:rsid w:val="6EFD7167"/>
    <w:rsid w:val="6F101C89"/>
    <w:rsid w:val="6F2919B6"/>
    <w:rsid w:val="6F854F22"/>
    <w:rsid w:val="6F9D176F"/>
    <w:rsid w:val="6FC2582D"/>
    <w:rsid w:val="6FEF5754"/>
    <w:rsid w:val="703A3C51"/>
    <w:rsid w:val="70580BC5"/>
    <w:rsid w:val="70A72499"/>
    <w:rsid w:val="71212D63"/>
    <w:rsid w:val="713176C1"/>
    <w:rsid w:val="71847408"/>
    <w:rsid w:val="71F32BB2"/>
    <w:rsid w:val="71F374A0"/>
    <w:rsid w:val="723964BE"/>
    <w:rsid w:val="72505B61"/>
    <w:rsid w:val="72561A29"/>
    <w:rsid w:val="7264368B"/>
    <w:rsid w:val="727D4D14"/>
    <w:rsid w:val="72DB68EA"/>
    <w:rsid w:val="72FD711C"/>
    <w:rsid w:val="736B2819"/>
    <w:rsid w:val="739F1579"/>
    <w:rsid w:val="73F2090B"/>
    <w:rsid w:val="73F41B79"/>
    <w:rsid w:val="740D6A2C"/>
    <w:rsid w:val="7427710F"/>
    <w:rsid w:val="743D0BA2"/>
    <w:rsid w:val="744D7F98"/>
    <w:rsid w:val="74620B1D"/>
    <w:rsid w:val="74714F78"/>
    <w:rsid w:val="74A24D3D"/>
    <w:rsid w:val="74B54319"/>
    <w:rsid w:val="74D968E6"/>
    <w:rsid w:val="74EF116D"/>
    <w:rsid w:val="75455529"/>
    <w:rsid w:val="754737CF"/>
    <w:rsid w:val="75796E57"/>
    <w:rsid w:val="75B305E8"/>
    <w:rsid w:val="75C2438A"/>
    <w:rsid w:val="76087E28"/>
    <w:rsid w:val="76092571"/>
    <w:rsid w:val="76236746"/>
    <w:rsid w:val="76582DEF"/>
    <w:rsid w:val="767D080C"/>
    <w:rsid w:val="768F5D37"/>
    <w:rsid w:val="769D1648"/>
    <w:rsid w:val="76A74C81"/>
    <w:rsid w:val="76B0615A"/>
    <w:rsid w:val="76E5317E"/>
    <w:rsid w:val="76F31802"/>
    <w:rsid w:val="76F72526"/>
    <w:rsid w:val="773920AD"/>
    <w:rsid w:val="774A069C"/>
    <w:rsid w:val="774E1586"/>
    <w:rsid w:val="77844512"/>
    <w:rsid w:val="781970DA"/>
    <w:rsid w:val="78231DC6"/>
    <w:rsid w:val="789E0306"/>
    <w:rsid w:val="78C22E27"/>
    <w:rsid w:val="791C7651"/>
    <w:rsid w:val="79242087"/>
    <w:rsid w:val="795821EA"/>
    <w:rsid w:val="7A230AC3"/>
    <w:rsid w:val="7A2A42EC"/>
    <w:rsid w:val="7A704532"/>
    <w:rsid w:val="7B1C33CD"/>
    <w:rsid w:val="7B4F19E0"/>
    <w:rsid w:val="7B5B0F70"/>
    <w:rsid w:val="7C8210F4"/>
    <w:rsid w:val="7CA063EC"/>
    <w:rsid w:val="7CDC01CD"/>
    <w:rsid w:val="7CDF35DD"/>
    <w:rsid w:val="7CEF5889"/>
    <w:rsid w:val="7D0A205A"/>
    <w:rsid w:val="7D6D4347"/>
    <w:rsid w:val="7DB07A74"/>
    <w:rsid w:val="7DC205F3"/>
    <w:rsid w:val="7E06442B"/>
    <w:rsid w:val="7E4D5F2E"/>
    <w:rsid w:val="7E584605"/>
    <w:rsid w:val="7E643316"/>
    <w:rsid w:val="7ED24F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9ED9A6"/>
  <w15:docId w15:val="{84DEE082-8473-4E9D-B78D-70FAB0406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semiHidden="1" w:qFormat="1"/>
    <w:lsdException w:name="Normal Indent" w:qFormat="1"/>
    <w:lsdException w:name="footnote text" w:semiHidden="1" w:qFormat="1"/>
    <w:lsdException w:name="annotation text" w:qFormat="1"/>
    <w:lsdException w:name="header" w:qFormat="1"/>
    <w:lsdException w:name="footer" w:uiPriority="99" w:qFormat="1"/>
    <w:lsdException w:name="caption" w:qFormat="1"/>
    <w:lsdException w:name="footnote reference" w:semiHidden="1" w:qFormat="1"/>
    <w:lsdException w:name="annotation reference"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2" w:qFormat="1"/>
    <w:lsdException w:name="Body Text Indent 2"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1"/>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qFormat/>
    <w:pPr>
      <w:keepNext/>
      <w:keepLines/>
      <w:adjustRightInd w:val="0"/>
      <w:snapToGrid w:val="0"/>
      <w:spacing w:before="260" w:after="120" w:line="300" w:lineRule="auto"/>
      <w:outlineLvl w:val="1"/>
    </w:pPr>
    <w:rPr>
      <w:rFonts w:ascii="Arial" w:eastAsia="黑体" w:hAnsi="Arial" w:cs="Arial"/>
      <w:kern w:val="0"/>
      <w:sz w:val="32"/>
      <w:szCs w:val="32"/>
    </w:rPr>
  </w:style>
  <w:style w:type="paragraph" w:styleId="3">
    <w:name w:val="heading 3"/>
    <w:basedOn w:val="a0"/>
    <w:next w:val="a0"/>
    <w:autoRedefine/>
    <w:qFormat/>
    <w:pPr>
      <w:keepNext/>
      <w:keepLines/>
      <w:spacing w:before="260" w:after="260"/>
      <w:outlineLvl w:val="2"/>
    </w:pPr>
    <w:rPr>
      <w:sz w:val="32"/>
      <w:szCs w:val="32"/>
    </w:rPr>
  </w:style>
  <w:style w:type="paragraph" w:styleId="4">
    <w:name w:val="heading 4"/>
    <w:basedOn w:val="a0"/>
    <w:next w:val="a0"/>
    <w:qFormat/>
    <w:pPr>
      <w:keepNext/>
      <w:adjustRightInd w:val="0"/>
      <w:spacing w:line="360" w:lineRule="atLeast"/>
      <w:jc w:val="center"/>
      <w:textAlignment w:val="baseline"/>
      <w:outlineLvl w:val="3"/>
    </w:pPr>
    <w:rPr>
      <w:kern w:val="0"/>
      <w:sz w:val="36"/>
      <w:szCs w:val="36"/>
    </w:rPr>
  </w:style>
  <w:style w:type="paragraph" w:styleId="5">
    <w:name w:val="heading 5"/>
    <w:basedOn w:val="a0"/>
    <w:next w:val="a0"/>
    <w:autoRedefine/>
    <w:qFormat/>
    <w:pPr>
      <w:keepNext/>
      <w:adjustRightInd w:val="0"/>
      <w:spacing w:line="360" w:lineRule="atLeast"/>
      <w:jc w:val="center"/>
      <w:textAlignment w:val="baseline"/>
      <w:outlineLvl w:val="4"/>
    </w:pPr>
    <w:rPr>
      <w:kern w:val="0"/>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420"/>
    </w:pPr>
    <w:rPr>
      <w:sz w:val="18"/>
      <w:szCs w:val="18"/>
    </w:rPr>
  </w:style>
  <w:style w:type="paragraph" w:styleId="a5">
    <w:name w:val="caption"/>
    <w:basedOn w:val="a0"/>
    <w:next w:val="a0"/>
    <w:autoRedefine/>
    <w:qFormat/>
    <w:pPr>
      <w:spacing w:before="152" w:after="160"/>
    </w:pPr>
    <w:rPr>
      <w:rFonts w:ascii="Arial" w:eastAsia="黑体" w:hAnsi="Arial" w:cs="Arial"/>
      <w:sz w:val="20"/>
      <w:szCs w:val="20"/>
    </w:rPr>
  </w:style>
  <w:style w:type="paragraph" w:styleId="a6">
    <w:name w:val="annotation text"/>
    <w:basedOn w:val="a0"/>
    <w:autoRedefine/>
    <w:qFormat/>
    <w:pPr>
      <w:jc w:val="left"/>
    </w:pPr>
  </w:style>
  <w:style w:type="paragraph" w:styleId="a7">
    <w:name w:val="Body Text"/>
    <w:basedOn w:val="a0"/>
    <w:qFormat/>
    <w:pPr>
      <w:spacing w:after="120"/>
    </w:pPr>
  </w:style>
  <w:style w:type="paragraph" w:styleId="a8">
    <w:name w:val="Body Text Indent"/>
    <w:basedOn w:val="a0"/>
    <w:autoRedefine/>
    <w:qFormat/>
    <w:pPr>
      <w:ind w:firstLine="482"/>
    </w:pPr>
    <w:rPr>
      <w:sz w:val="24"/>
      <w:szCs w:val="24"/>
    </w:rPr>
  </w:style>
  <w:style w:type="paragraph" w:styleId="20">
    <w:name w:val="Body Text Indent 2"/>
    <w:basedOn w:val="a0"/>
    <w:autoRedefine/>
    <w:qFormat/>
    <w:pPr>
      <w:ind w:left="-141" w:firstLine="213"/>
    </w:pPr>
    <w:rPr>
      <w:sz w:val="18"/>
      <w:szCs w:val="18"/>
    </w:rPr>
  </w:style>
  <w:style w:type="paragraph" w:styleId="a9">
    <w:name w:val="Balloon Text"/>
    <w:basedOn w:val="a0"/>
    <w:autoRedefine/>
    <w:semiHidden/>
    <w:qFormat/>
    <w:rPr>
      <w:sz w:val="18"/>
      <w:szCs w:val="18"/>
    </w:rPr>
  </w:style>
  <w:style w:type="paragraph" w:styleId="aa">
    <w:name w:val="footer"/>
    <w:basedOn w:val="a0"/>
    <w:link w:val="ab"/>
    <w:autoRedefine/>
    <w:uiPriority w:val="99"/>
    <w:qFormat/>
    <w:pPr>
      <w:tabs>
        <w:tab w:val="center" w:pos="4153"/>
        <w:tab w:val="right" w:pos="8306"/>
      </w:tabs>
      <w:snapToGrid w:val="0"/>
      <w:jc w:val="left"/>
    </w:pPr>
    <w:rPr>
      <w:sz w:val="18"/>
      <w:szCs w:val="18"/>
    </w:rPr>
  </w:style>
  <w:style w:type="paragraph" w:styleId="ac">
    <w:name w:val="header"/>
    <w:basedOn w:val="a0"/>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semiHidden/>
    <w:qFormat/>
    <w:pPr>
      <w:tabs>
        <w:tab w:val="right" w:leader="dot" w:pos="9061"/>
      </w:tabs>
      <w:adjustRightInd w:val="0"/>
      <w:snapToGrid w:val="0"/>
      <w:spacing w:line="420" w:lineRule="auto"/>
      <w:ind w:right="71"/>
      <w:jc w:val="center"/>
    </w:pPr>
    <w:rPr>
      <w:rFonts w:cs="宋体"/>
      <w:b/>
      <w:bCs/>
      <w:kern w:val="0"/>
      <w:sz w:val="36"/>
      <w:szCs w:val="36"/>
    </w:rPr>
  </w:style>
  <w:style w:type="paragraph" w:styleId="ad">
    <w:name w:val="footnote text"/>
    <w:basedOn w:val="a0"/>
    <w:autoRedefine/>
    <w:semiHidden/>
    <w:qFormat/>
    <w:pPr>
      <w:snapToGrid w:val="0"/>
      <w:jc w:val="left"/>
    </w:pPr>
    <w:rPr>
      <w:sz w:val="18"/>
      <w:szCs w:val="18"/>
    </w:rPr>
  </w:style>
  <w:style w:type="paragraph" w:styleId="30">
    <w:name w:val="Body Text Indent 3"/>
    <w:basedOn w:val="a0"/>
    <w:autoRedefine/>
    <w:qFormat/>
    <w:pPr>
      <w:spacing w:after="120"/>
      <w:ind w:leftChars="200" w:left="420"/>
    </w:pPr>
    <w:rPr>
      <w:sz w:val="16"/>
      <w:szCs w:val="16"/>
    </w:rPr>
  </w:style>
  <w:style w:type="paragraph" w:styleId="21">
    <w:name w:val="Body Text 2"/>
    <w:basedOn w:val="a0"/>
    <w:autoRedefine/>
    <w:qFormat/>
    <w:pPr>
      <w:adjustRightInd w:val="0"/>
      <w:spacing w:line="440" w:lineRule="atLeast"/>
      <w:jc w:val="center"/>
      <w:textAlignment w:val="baseline"/>
    </w:pPr>
    <w:rPr>
      <w:kern w:val="0"/>
    </w:rPr>
  </w:style>
  <w:style w:type="paragraph" w:styleId="ae">
    <w:name w:val="Normal (Web)"/>
    <w:basedOn w:val="a0"/>
    <w:autoRedefine/>
    <w:qFormat/>
    <w:pPr>
      <w:widowControl/>
      <w:spacing w:before="100" w:beforeAutospacing="1" w:after="100" w:afterAutospacing="1"/>
      <w:jc w:val="left"/>
    </w:pPr>
    <w:rPr>
      <w:rFonts w:ascii="宋体" w:hAnsi="宋体" w:cs="宋体"/>
      <w:kern w:val="0"/>
      <w:sz w:val="24"/>
    </w:rPr>
  </w:style>
  <w:style w:type="paragraph" w:styleId="10">
    <w:name w:val="index 1"/>
    <w:basedOn w:val="a0"/>
    <w:next w:val="a0"/>
    <w:autoRedefine/>
    <w:semiHidden/>
    <w:qFormat/>
  </w:style>
  <w:style w:type="paragraph" w:styleId="af">
    <w:name w:val="Title"/>
    <w:basedOn w:val="a0"/>
    <w:autoRedefine/>
    <w:qFormat/>
    <w:pPr>
      <w:widowControl/>
      <w:tabs>
        <w:tab w:val="left" w:pos="1080"/>
        <w:tab w:val="left" w:pos="1260"/>
        <w:tab w:val="left" w:pos="3960"/>
      </w:tabs>
      <w:suppressAutoHyphens/>
      <w:adjustRightInd w:val="0"/>
      <w:snapToGrid w:val="0"/>
      <w:spacing w:before="600" w:after="200" w:line="300" w:lineRule="auto"/>
      <w:ind w:rightChars="30" w:right="63"/>
      <w:jc w:val="center"/>
      <w:outlineLvl w:val="0"/>
    </w:pPr>
    <w:rPr>
      <w:rFonts w:ascii="Arial" w:hAnsi="Arial" w:cs="Arial"/>
      <w:b/>
      <w:bCs/>
      <w:kern w:val="0"/>
      <w:sz w:val="44"/>
      <w:szCs w:val="44"/>
    </w:rPr>
  </w:style>
  <w:style w:type="table" w:styleId="af0">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1"/>
    <w:autoRedefine/>
    <w:qFormat/>
  </w:style>
  <w:style w:type="character" w:styleId="af2">
    <w:name w:val="Emphasis"/>
    <w:qFormat/>
    <w:rPr>
      <w:rFonts w:hint="default"/>
      <w:i/>
      <w:sz w:val="24"/>
    </w:rPr>
  </w:style>
  <w:style w:type="character" w:styleId="af3">
    <w:name w:val="annotation reference"/>
    <w:basedOn w:val="a1"/>
    <w:autoRedefine/>
    <w:qFormat/>
    <w:rPr>
      <w:sz w:val="21"/>
      <w:szCs w:val="21"/>
    </w:rPr>
  </w:style>
  <w:style w:type="character" w:styleId="af4">
    <w:name w:val="footnote reference"/>
    <w:basedOn w:val="a1"/>
    <w:autoRedefine/>
    <w:semiHidden/>
    <w:qFormat/>
    <w:rPr>
      <w:vertAlign w:val="superscript"/>
    </w:rPr>
  </w:style>
  <w:style w:type="character" w:customStyle="1" w:styleId="ab">
    <w:name w:val="页脚 字符"/>
    <w:basedOn w:val="a1"/>
    <w:link w:val="aa"/>
    <w:autoRedefine/>
    <w:uiPriority w:val="99"/>
    <w:qFormat/>
    <w:rPr>
      <w:kern w:val="2"/>
      <w:sz w:val="18"/>
      <w:szCs w:val="18"/>
    </w:rPr>
  </w:style>
  <w:style w:type="character" w:customStyle="1" w:styleId="tpccontent1">
    <w:name w:val="tpc_content1"/>
    <w:basedOn w:val="a1"/>
    <w:autoRedefine/>
    <w:qFormat/>
    <w:rPr>
      <w:sz w:val="20"/>
      <w:szCs w:val="20"/>
    </w:rPr>
  </w:style>
  <w:style w:type="character" w:customStyle="1" w:styleId="3Char">
    <w:name w:val="样式3 Char"/>
    <w:basedOn w:val="a1"/>
    <w:autoRedefine/>
    <w:qFormat/>
    <w:rPr>
      <w:rFonts w:eastAsia="仿宋_GB2312"/>
      <w:kern w:val="2"/>
      <w:sz w:val="24"/>
      <w:szCs w:val="24"/>
      <w:lang w:val="en-US" w:eastAsia="zh-CN"/>
    </w:rPr>
  </w:style>
  <w:style w:type="character" w:customStyle="1" w:styleId="8CharCharCharChar">
    <w:name w:val="样式 样式8 + 加粗 Char Char Char Char"/>
    <w:basedOn w:val="a1"/>
    <w:autoRedefine/>
    <w:qFormat/>
    <w:rPr>
      <w:rFonts w:eastAsia="宋体"/>
      <w:b/>
      <w:bCs/>
      <w:kern w:val="2"/>
      <w:sz w:val="24"/>
      <w:szCs w:val="24"/>
      <w:lang w:val="en-US" w:eastAsia="zh-CN"/>
    </w:rPr>
  </w:style>
  <w:style w:type="character" w:customStyle="1" w:styleId="4Char">
    <w:name w:val="样式4 Char"/>
    <w:basedOn w:val="a1"/>
    <w:autoRedefine/>
    <w:qFormat/>
    <w:rPr>
      <w:rFonts w:eastAsia="黑体"/>
      <w:b/>
      <w:bCs/>
      <w:kern w:val="2"/>
      <w:sz w:val="24"/>
      <w:szCs w:val="24"/>
      <w:lang w:val="en-US" w:eastAsia="zh-CN"/>
    </w:rPr>
  </w:style>
  <w:style w:type="character" w:customStyle="1" w:styleId="11">
    <w:name w:val="正文缩进1"/>
    <w:basedOn w:val="a1"/>
    <w:autoRedefine/>
    <w:qFormat/>
    <w:rPr>
      <w:rFonts w:ascii="宋体" w:eastAsia="宋体" w:hAnsi="宋体" w:cs="宋体"/>
      <w:sz w:val="21"/>
      <w:szCs w:val="21"/>
      <w:lang w:val="en-US" w:eastAsia="zh-CN"/>
    </w:rPr>
  </w:style>
  <w:style w:type="paragraph" w:customStyle="1" w:styleId="24">
    <w:name w:val="样式24"/>
    <w:basedOn w:val="31"/>
    <w:autoRedefine/>
    <w:qFormat/>
    <w:pPr>
      <w:keepNext w:val="0"/>
      <w:keepLines w:val="0"/>
      <w:tabs>
        <w:tab w:val="left" w:pos="7740"/>
      </w:tabs>
      <w:adjustRightInd w:val="0"/>
      <w:snapToGrid w:val="0"/>
      <w:spacing w:before="0" w:after="0" w:line="320" w:lineRule="exact"/>
      <w:ind w:leftChars="170" w:left="717" w:rightChars="202" w:right="424" w:hangingChars="200" w:hanging="360"/>
      <w:jc w:val="left"/>
      <w:outlineLvl w:val="9"/>
    </w:pPr>
    <w:rPr>
      <w:rFonts w:eastAsia="楷体_GB2312"/>
      <w:b w:val="0"/>
      <w:bCs w:val="0"/>
      <w:kern w:val="2"/>
      <w:sz w:val="18"/>
      <w:szCs w:val="18"/>
    </w:rPr>
  </w:style>
  <w:style w:type="paragraph" w:customStyle="1" w:styleId="31">
    <w:name w:val="样式3"/>
    <w:basedOn w:val="1"/>
    <w:autoRedefine/>
    <w:qFormat/>
    <w:pPr>
      <w:jc w:val="center"/>
    </w:pPr>
    <w:rPr>
      <w:sz w:val="32"/>
      <w:szCs w:val="32"/>
    </w:rPr>
  </w:style>
  <w:style w:type="paragraph" w:customStyle="1" w:styleId="310">
    <w:name w:val="样式31"/>
    <w:basedOn w:val="6"/>
    <w:autoRedefine/>
    <w:qFormat/>
    <w:pPr>
      <w:snapToGrid w:val="0"/>
    </w:pPr>
  </w:style>
  <w:style w:type="paragraph" w:customStyle="1" w:styleId="6">
    <w:name w:val="样式6"/>
    <w:basedOn w:val="a0"/>
    <w:autoRedefine/>
    <w:qFormat/>
    <w:pPr>
      <w:tabs>
        <w:tab w:val="left" w:pos="1080"/>
        <w:tab w:val="left" w:pos="1260"/>
      </w:tabs>
      <w:adjustRightInd w:val="0"/>
      <w:spacing w:line="340" w:lineRule="exact"/>
      <w:ind w:rightChars="-13" w:right="-27" w:firstLineChars="200" w:firstLine="420"/>
    </w:pPr>
    <w:rPr>
      <w:color w:val="000000"/>
    </w:rPr>
  </w:style>
  <w:style w:type="paragraph" w:customStyle="1" w:styleId="50">
    <w:name w:val="样式5"/>
    <w:basedOn w:val="40"/>
    <w:autoRedefine/>
    <w:qFormat/>
    <w:pPr>
      <w:spacing w:beforeLines="50" w:afterLines="50" w:line="240" w:lineRule="auto"/>
      <w:ind w:left="0" w:firstLineChars="200" w:firstLine="482"/>
      <w:jc w:val="left"/>
    </w:pPr>
    <w:rPr>
      <w:rFonts w:ascii="黑体" w:eastAsia="黑体" w:cs="黑体"/>
      <w:b/>
      <w:bCs/>
      <w:sz w:val="24"/>
      <w:szCs w:val="24"/>
    </w:rPr>
  </w:style>
  <w:style w:type="paragraph" w:customStyle="1" w:styleId="40">
    <w:name w:val="样式4"/>
    <w:basedOn w:val="a0"/>
    <w:autoRedefine/>
    <w:qFormat/>
    <w:pPr>
      <w:widowControl/>
      <w:tabs>
        <w:tab w:val="left" w:pos="0"/>
        <w:tab w:val="left" w:pos="1080"/>
        <w:tab w:val="left" w:pos="8100"/>
      </w:tabs>
      <w:adjustRightInd w:val="0"/>
      <w:snapToGrid w:val="0"/>
      <w:spacing w:line="320" w:lineRule="exact"/>
      <w:ind w:leftChars="343" w:left="1141" w:rightChars="200" w:right="420" w:hangingChars="233" w:hanging="421"/>
    </w:pPr>
    <w:rPr>
      <w:rFonts w:eastAsia="楷体_GB2312"/>
      <w:sz w:val="18"/>
      <w:szCs w:val="18"/>
    </w:rPr>
  </w:style>
  <w:style w:type="paragraph" w:customStyle="1" w:styleId="110">
    <w:name w:val="样式11"/>
    <w:basedOn w:val="2"/>
    <w:autoRedefine/>
    <w:qFormat/>
    <w:pPr>
      <w:keepLines w:val="0"/>
      <w:spacing w:before="0" w:after="0" w:line="360" w:lineRule="exact"/>
      <w:ind w:leftChars="-1" w:left="-2" w:firstLine="360"/>
      <w:jc w:val="center"/>
    </w:pPr>
    <w:rPr>
      <w:rFonts w:ascii="Times New Roman" w:hAnsi="Times New Roman" w:cs="Times New Roman"/>
      <w:kern w:val="2"/>
      <w:sz w:val="24"/>
      <w:szCs w:val="24"/>
    </w:rPr>
  </w:style>
  <w:style w:type="paragraph" w:customStyle="1" w:styleId="a">
    <w:name w:val="条目"/>
    <w:basedOn w:val="a0"/>
    <w:autoRedefine/>
    <w:qFormat/>
    <w:pPr>
      <w:numPr>
        <w:numId w:val="1"/>
      </w:numPr>
      <w:spacing w:line="300" w:lineRule="auto"/>
    </w:pPr>
    <w:rPr>
      <w:rFonts w:eastAsia="仿宋_GB2312"/>
      <w:sz w:val="24"/>
      <w:szCs w:val="24"/>
    </w:rPr>
  </w:style>
  <w:style w:type="paragraph" w:customStyle="1" w:styleId="14">
    <w:name w:val="样式14"/>
    <w:basedOn w:val="7"/>
    <w:autoRedefine/>
    <w:qFormat/>
    <w:rPr>
      <w:sz w:val="21"/>
      <w:szCs w:val="21"/>
    </w:rPr>
  </w:style>
  <w:style w:type="paragraph" w:customStyle="1" w:styleId="7">
    <w:name w:val="样式7"/>
    <w:basedOn w:val="a0"/>
    <w:autoRedefine/>
    <w:qFormat/>
    <w:pPr>
      <w:adjustRightInd w:val="0"/>
      <w:snapToGrid w:val="0"/>
      <w:spacing w:line="340" w:lineRule="exact"/>
      <w:jc w:val="center"/>
    </w:pPr>
    <w:rPr>
      <w:rFonts w:ascii="黑体" w:eastAsia="黑体" w:cs="黑体"/>
      <w:sz w:val="24"/>
      <w:szCs w:val="24"/>
    </w:rPr>
  </w:style>
  <w:style w:type="paragraph" w:customStyle="1" w:styleId="17">
    <w:name w:val="样式17"/>
    <w:basedOn w:val="12"/>
    <w:autoRedefine/>
    <w:qFormat/>
    <w:pPr>
      <w:adjustRightInd/>
      <w:snapToGrid/>
      <w:spacing w:line="320" w:lineRule="exact"/>
      <w:ind w:rightChars="30" w:right="63" w:firstLineChars="100" w:firstLine="181"/>
    </w:pPr>
    <w:rPr>
      <w:rFonts w:ascii="楷体_GB2312" w:eastAsia="楷体_GB2312" w:hAnsi="Arial" w:cs="楷体_GB2312"/>
      <w:b w:val="0"/>
      <w:bCs w:val="0"/>
      <w:spacing w:val="22"/>
      <w:kern w:val="0"/>
      <w:sz w:val="18"/>
      <w:szCs w:val="18"/>
    </w:rPr>
  </w:style>
  <w:style w:type="paragraph" w:customStyle="1" w:styleId="12">
    <w:name w:val="样式1"/>
    <w:basedOn w:val="a0"/>
    <w:autoRedefine/>
    <w:qFormat/>
    <w:pPr>
      <w:adjustRightInd w:val="0"/>
      <w:snapToGrid w:val="0"/>
      <w:spacing w:beforeLines="50" w:afterLines="50" w:line="360" w:lineRule="exact"/>
      <w:jc w:val="center"/>
    </w:pPr>
    <w:rPr>
      <w:b/>
      <w:bCs/>
      <w:sz w:val="30"/>
      <w:szCs w:val="30"/>
    </w:rPr>
  </w:style>
  <w:style w:type="paragraph" w:customStyle="1" w:styleId="32">
    <w:name w:val="样式 样式3 + 首行缩进:  2 字符"/>
    <w:basedOn w:val="a0"/>
    <w:autoRedefine/>
    <w:qFormat/>
    <w:pPr>
      <w:tabs>
        <w:tab w:val="left" w:pos="900"/>
        <w:tab w:val="left" w:pos="1080"/>
      </w:tabs>
      <w:adjustRightInd w:val="0"/>
      <w:snapToGrid w:val="0"/>
      <w:spacing w:line="300" w:lineRule="auto"/>
      <w:ind w:firstLineChars="225" w:firstLine="540"/>
    </w:pPr>
    <w:rPr>
      <w:rFonts w:ascii="宋体" w:hAnsi="宋体" w:cs="宋体"/>
      <w:b/>
      <w:bCs/>
      <w:kern w:val="0"/>
      <w:sz w:val="36"/>
      <w:szCs w:val="36"/>
    </w:rPr>
  </w:style>
  <w:style w:type="paragraph" w:customStyle="1" w:styleId="120">
    <w:name w:val="样式12"/>
    <w:basedOn w:val="6"/>
    <w:autoRedefine/>
    <w:qFormat/>
    <w:pPr>
      <w:snapToGrid w:val="0"/>
    </w:pPr>
  </w:style>
  <w:style w:type="paragraph" w:customStyle="1" w:styleId="Default">
    <w:name w:val="Default"/>
    <w:autoRedefine/>
    <w:uiPriority w:val="99"/>
    <w:unhideWhenUsed/>
    <w:qFormat/>
    <w:pPr>
      <w:widowControl w:val="0"/>
      <w:autoSpaceDE w:val="0"/>
      <w:autoSpaceDN w:val="0"/>
      <w:adjustRightInd w:val="0"/>
    </w:pPr>
    <w:rPr>
      <w:rFonts w:ascii="宋体" w:hAnsi="宋体" w:hint="eastAsia"/>
      <w:color w:val="000000"/>
      <w:sz w:val="24"/>
    </w:rPr>
  </w:style>
  <w:style w:type="paragraph" w:customStyle="1" w:styleId="13">
    <w:name w:val="样式13"/>
    <w:basedOn w:val="21"/>
    <w:autoRedefine/>
    <w:qFormat/>
    <w:pPr>
      <w:snapToGrid w:val="0"/>
      <w:spacing w:line="240" w:lineRule="auto"/>
      <w:textAlignment w:val="auto"/>
    </w:pPr>
    <w:rPr>
      <w:kern w:val="2"/>
      <w:sz w:val="18"/>
      <w:szCs w:val="18"/>
    </w:rPr>
  </w:style>
  <w:style w:type="paragraph" w:customStyle="1" w:styleId="29">
    <w:name w:val="样式29"/>
    <w:basedOn w:val="40"/>
    <w:autoRedefine/>
    <w:qFormat/>
  </w:style>
  <w:style w:type="paragraph" w:customStyle="1" w:styleId="af5">
    <w:name w:val="参考文献"/>
    <w:basedOn w:val="a0"/>
    <w:autoRedefine/>
    <w:qFormat/>
    <w:pPr>
      <w:spacing w:line="300" w:lineRule="auto"/>
      <w:jc w:val="left"/>
    </w:pPr>
    <w:rPr>
      <w:sz w:val="18"/>
      <w:szCs w:val="18"/>
    </w:rPr>
  </w:style>
  <w:style w:type="paragraph" w:customStyle="1" w:styleId="8">
    <w:name w:val="样式8"/>
    <w:basedOn w:val="a0"/>
    <w:autoRedefine/>
    <w:qFormat/>
    <w:pPr>
      <w:jc w:val="center"/>
    </w:pPr>
    <w:rPr>
      <w:w w:val="80"/>
      <w:sz w:val="18"/>
      <w:szCs w:val="18"/>
    </w:rPr>
  </w:style>
  <w:style w:type="paragraph" w:customStyle="1" w:styleId="22">
    <w:name w:val="样式2"/>
    <w:basedOn w:val="a0"/>
    <w:autoRedefine/>
    <w:qFormat/>
    <w:pPr>
      <w:spacing w:afterLines="50"/>
      <w:jc w:val="center"/>
    </w:pPr>
    <w:rPr>
      <w:rFonts w:ascii="黑体" w:eastAsia="黑体" w:cs="黑体"/>
      <w:sz w:val="30"/>
      <w:szCs w:val="30"/>
    </w:rPr>
  </w:style>
  <w:style w:type="paragraph" w:customStyle="1" w:styleId="af6">
    <w:name w:val="摘要"/>
    <w:basedOn w:val="a0"/>
    <w:autoRedefine/>
    <w:qFormat/>
    <w:pPr>
      <w:spacing w:line="320" w:lineRule="exact"/>
      <w:ind w:leftChars="200" w:left="780" w:rightChars="200" w:right="420" w:hangingChars="200" w:hanging="360"/>
      <w:jc w:val="left"/>
    </w:pPr>
    <w:rPr>
      <w:rFonts w:eastAsia="楷体_GB2312"/>
      <w:sz w:val="18"/>
      <w:szCs w:val="18"/>
    </w:rPr>
  </w:style>
  <w:style w:type="paragraph" w:customStyle="1" w:styleId="1TimesNewRoman">
    <w:name w:val="样式1 + (西文) Times New Roman"/>
    <w:basedOn w:val="9"/>
    <w:autoRedefine/>
    <w:qFormat/>
    <w:pPr>
      <w:adjustRightInd/>
      <w:snapToGrid/>
      <w:spacing w:beforeLines="0" w:afterLines="0"/>
    </w:pPr>
  </w:style>
  <w:style w:type="paragraph" w:customStyle="1" w:styleId="9">
    <w:name w:val="样式9"/>
    <w:basedOn w:val="12"/>
    <w:autoRedefine/>
    <w:qFormat/>
    <w:pPr>
      <w:spacing w:line="340" w:lineRule="exact"/>
      <w:ind w:firstLineChars="200" w:firstLine="422"/>
      <w:jc w:val="left"/>
    </w:pPr>
    <w:rPr>
      <w:rFonts w:eastAsia="黑体"/>
      <w:sz w:val="21"/>
      <w:szCs w:val="21"/>
    </w:rPr>
  </w:style>
  <w:style w:type="paragraph" w:customStyle="1" w:styleId="23">
    <w:name w:val="2"/>
    <w:basedOn w:val="a0"/>
    <w:next w:val="a8"/>
    <w:autoRedefine/>
    <w:qFormat/>
    <w:pPr>
      <w:ind w:firstLineChars="200" w:firstLine="420"/>
    </w:pPr>
  </w:style>
  <w:style w:type="paragraph" w:customStyle="1" w:styleId="300">
    <w:name w:val="样式30"/>
    <w:basedOn w:val="50"/>
    <w:autoRedefine/>
    <w:qFormat/>
    <w:pPr>
      <w:ind w:right="63"/>
    </w:pPr>
  </w:style>
  <w:style w:type="paragraph" w:customStyle="1" w:styleId="15">
    <w:name w:val="正文1"/>
    <w:basedOn w:val="50"/>
    <w:autoRedefine/>
    <w:qFormat/>
    <w:pPr>
      <w:spacing w:line="320" w:lineRule="exact"/>
      <w:ind w:rightChars="30" w:right="63" w:firstLineChars="0" w:firstLine="0"/>
    </w:pPr>
  </w:style>
  <w:style w:type="paragraph" w:customStyle="1" w:styleId="41">
    <w:name w:val="标题4"/>
    <w:basedOn w:val="a0"/>
    <w:next w:val="a4"/>
    <w:autoRedefine/>
    <w:qFormat/>
    <w:pPr>
      <w:spacing w:line="200" w:lineRule="exact"/>
      <w:outlineLvl w:val="3"/>
    </w:pPr>
    <w:rPr>
      <w:rFonts w:ascii="宋体" w:hAnsi="宋体" w:cs="宋体"/>
      <w:sz w:val="18"/>
      <w:szCs w:val="18"/>
    </w:rPr>
  </w:style>
  <w:style w:type="paragraph" w:customStyle="1" w:styleId="37">
    <w:name w:val="样式37"/>
    <w:basedOn w:val="8"/>
    <w:autoRedefine/>
    <w:qFormat/>
  </w:style>
  <w:style w:type="paragraph" w:customStyle="1" w:styleId="16">
    <w:name w:val="样式16"/>
    <w:basedOn w:val="9"/>
    <w:autoRedefine/>
    <w:qFormat/>
    <w:pPr>
      <w:spacing w:line="400" w:lineRule="exact"/>
      <w:ind w:left="897" w:hanging="359"/>
    </w:pPr>
    <w:rPr>
      <w:kern w:val="0"/>
    </w:rPr>
  </w:style>
  <w:style w:type="paragraph" w:customStyle="1" w:styleId="af7">
    <w:name w:val="表头"/>
    <w:basedOn w:val="a5"/>
    <w:autoRedefine/>
    <w:qFormat/>
    <w:pPr>
      <w:spacing w:before="120" w:after="120"/>
      <w:jc w:val="center"/>
      <w:outlineLvl w:val="3"/>
    </w:pPr>
    <w:rPr>
      <w:rFonts w:ascii="Times New Roman" w:hAnsi="Times New Roman" w:cs="Times New Roman"/>
      <w:sz w:val="18"/>
      <w:szCs w:val="18"/>
    </w:rPr>
  </w:style>
  <w:style w:type="paragraph" w:customStyle="1" w:styleId="af8">
    <w:name w:val="论文正文"/>
    <w:basedOn w:val="a0"/>
    <w:autoRedefine/>
    <w:qFormat/>
    <w:pPr>
      <w:spacing w:line="340" w:lineRule="exact"/>
      <w:ind w:firstLineChars="200" w:firstLine="420"/>
      <w:jc w:val="left"/>
    </w:pPr>
    <w:rPr>
      <w:rFonts w:ascii="Verdana" w:hAnsi="Verdana" w:cs="Verdana"/>
    </w:rPr>
  </w:style>
  <w:style w:type="paragraph" w:customStyle="1" w:styleId="187878">
    <w:name w:val="样式 样式 标题 + 段前: 自动 段后: 自动 行距: 固定值 18 磅 + 段前: 7.8 磅 段后: 7.8 磅"/>
    <w:basedOn w:val="a0"/>
    <w:autoRedefine/>
    <w:qFormat/>
    <w:pPr>
      <w:widowControl/>
      <w:tabs>
        <w:tab w:val="left" w:pos="3960"/>
      </w:tabs>
      <w:suppressAutoHyphens/>
      <w:adjustRightInd w:val="0"/>
      <w:snapToGrid w:val="0"/>
      <w:spacing w:line="310" w:lineRule="exact"/>
      <w:outlineLvl w:val="0"/>
    </w:pPr>
    <w:rPr>
      <w:rFonts w:ascii="Arial" w:hAnsi="Arial" w:cs="Arial"/>
      <w:kern w:val="0"/>
    </w:rPr>
  </w:style>
  <w:style w:type="paragraph" w:styleId="af9">
    <w:name w:val="List Paragraph"/>
    <w:basedOn w:val="a0"/>
    <w:autoRedefine/>
    <w:uiPriority w:val="1"/>
    <w:qFormat/>
    <w:pPr>
      <w:ind w:left="114" w:firstLine="600"/>
    </w:pPr>
    <w:rPr>
      <w:rFonts w:ascii="宋体" w:hAnsi="宋体" w:cs="宋体"/>
      <w:lang w:val="zh-CN" w:bidi="zh-CN"/>
    </w:rPr>
  </w:style>
  <w:style w:type="paragraph" w:customStyle="1" w:styleId="08515">
    <w:name w:val="样式 居中 首行缩进:  0.85 厘米 行距: 1.5 倍行距"/>
    <w:basedOn w:val="a0"/>
    <w:autoRedefine/>
    <w:qFormat/>
    <w:pPr>
      <w:spacing w:line="360" w:lineRule="auto"/>
      <w:jc w:val="center"/>
    </w:pPr>
    <w:rPr>
      <w:sz w:val="18"/>
      <w:szCs w:val="18"/>
    </w:rPr>
  </w:style>
  <w:style w:type="paragraph" w:customStyle="1" w:styleId="230">
    <w:name w:val="样式23"/>
    <w:basedOn w:val="12"/>
    <w:autoRedefine/>
    <w:qFormat/>
    <w:pPr>
      <w:adjustRightInd/>
      <w:snapToGrid/>
      <w:spacing w:line="320" w:lineRule="exact"/>
      <w:ind w:rightChars="30" w:right="63"/>
    </w:pPr>
    <w:rPr>
      <w:rFonts w:ascii="Arial" w:eastAsia="楷体_GB2312" w:hAnsi="Arial" w:cs="Arial"/>
      <w:b w:val="0"/>
      <w:bCs w:val="0"/>
      <w:spacing w:val="22"/>
      <w:kern w:val="0"/>
      <w:sz w:val="21"/>
      <w:szCs w:val="21"/>
    </w:rPr>
  </w:style>
  <w:style w:type="paragraph" w:customStyle="1" w:styleId="afa">
    <w:name w:val="图题"/>
    <w:basedOn w:val="a0"/>
    <w:autoRedefine/>
    <w:qFormat/>
    <w:pPr>
      <w:widowControl/>
      <w:wordWrap w:val="0"/>
      <w:adjustRightInd w:val="0"/>
      <w:spacing w:line="240" w:lineRule="exact"/>
      <w:ind w:firstLineChars="1800" w:firstLine="3240"/>
    </w:pPr>
    <w:rPr>
      <w:kern w:val="0"/>
      <w:sz w:val="18"/>
      <w:szCs w:val="18"/>
    </w:rPr>
  </w:style>
  <w:style w:type="paragraph" w:customStyle="1" w:styleId="100">
    <w:name w:val="样式10"/>
    <w:basedOn w:val="22"/>
    <w:autoRedefine/>
    <w:qFormat/>
    <w:pPr>
      <w:tabs>
        <w:tab w:val="left" w:pos="1080"/>
        <w:tab w:val="left" w:pos="1260"/>
      </w:tabs>
      <w:adjustRightInd w:val="0"/>
      <w:snapToGrid w:val="0"/>
      <w:spacing w:afterLines="0"/>
    </w:pPr>
    <w:rPr>
      <w:rFonts w:ascii="Times New Roman" w:eastAsia="MingLiU"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oleObject" Target="embeddings/Microsoft_Excel_Chart1.xls"/><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Microsoft_Excel_Chart.xls"/><Relationship Id="rId10" Type="http://schemas.openxmlformats.org/officeDocument/2006/relationships/footer" Target="footer2.xml"/><Relationship Id="rId19" Type="http://schemas.openxmlformats.org/officeDocument/2006/relationships/oleObject" Target="embeddings/Microsoft_Excel_Chart2.xls"/><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emf"/><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2683</Words>
  <Characters>3328</Characters>
  <Application>Microsoft Office Word</Application>
  <DocSecurity>0</DocSecurity>
  <Lines>832</Lines>
  <Paragraphs>858</Paragraphs>
  <ScaleCrop>false</ScaleCrop>
  <Company>微软中国</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湘龙 林</cp:lastModifiedBy>
  <cp:revision>2</cp:revision>
  <cp:lastPrinted>2025-10-17T03:38:00Z</cp:lastPrinted>
  <dcterms:created xsi:type="dcterms:W3CDTF">2026-05-02T09:52:00Z</dcterms:created>
  <dcterms:modified xsi:type="dcterms:W3CDTF">2026-05-02T09:52:00Z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RubyTemplateID">
    <vt:lpwstr>6</vt:lpwstr>
  </property>
  <property fmtid="{D5CDD505-2E9C-101B-9397-08002B2CF9AE}" pid="4" name="ICV">
    <vt:lpwstr>DC49EA5F152E4E17AF0A337875EBBAB3_13</vt:lpwstr>
  </property>
  <property fmtid="{D5CDD505-2E9C-101B-9397-08002B2CF9AE}" pid="5" name="KSOTemplateDocerSaveRecord">
    <vt:lpwstr>eyJoZGlkIjoiMTlmZDc5MGIyMDNjN2MwNmRlYjM5YWI4MmQ3ZjU0NDUiLCJ1c2VySWQiOiI0MzAwMDYzMjYifQ==</vt:lpwstr>
  </property>
</Properties>
</file>